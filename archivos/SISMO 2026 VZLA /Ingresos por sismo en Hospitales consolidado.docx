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354751586914" w:lineRule="auto"/>
        <w:ind w:left="1350" w:right="185.5419921875" w:hanging="285"/>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Change w:author="Loly Dávila De Tuck" w:id="0" w:date="2026-06-26T14:49:26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354751586914" w:lineRule="auto"/>
            <w:ind w:left="1356.519775390625" w:right="185.5419921875" w:hanging="287.64678955078125"/>
            <w:jc w:val="left"/>
          </w:pPr>
        </w:pPrChange>
      </w:pPr>
      <w:ins w:author="Daniela Garcia" w:id="0" w:date="2026-06-26T13:50:46Z">
        <w:r w:rsidDel="00000000" w:rsidR="00000000" w:rsidRPr="00000000">
          <w:rPr>
            <w:b w:val="1"/>
            <w:bCs w:val="1"/>
            <w:color w:val="ffffff"/>
            <w:sz w:val="21.44999885559082"/>
            <w:szCs w:val="21.44999885559082"/>
            <w:rtl w:val="0"/>
            <w:rPrChange w:author="Daniela Garcia" w:id="1" w:date="2026-06-26T13:50:46Z">
              <w:rPr>
                <w:rFonts w:ascii="Arial" w:cs="Arial" w:eastAsia="Arial" w:hAnsi="Arial"/>
                <w:b w:val="0"/>
                <w:bCs w:val="0"/>
                <w:i w:val="0"/>
                <w:iCs w:val="0"/>
                <w:smallCaps w:val="0"/>
                <w:strike w:val="0"/>
                <w:color w:val="000000"/>
                <w:sz w:val="22"/>
                <w:szCs w:val="22"/>
                <w:u w:val="none"/>
                <w:shd w:fill="auto" w:val="clear"/>
                <w:vertAlign w:val="baseline"/>
              </w:rPr>
            </w:rPrChange>
          </w:rPr>
          <w:t xml:space="preserve">pe</w:t>
        </w:r>
      </w:ins>
      <w:ins w:author="Victoria Torres" w:id="2" w:date="2026-06-26T12:28:45Z">
        <w:r w:rsidDel="00000000" w:rsidR="00000000" w:rsidRPr="00000000">
          <w:rPr>
            <w:b w:val="1"/>
            <w:bCs w:val="1"/>
            <w:color w:val="ffffff"/>
            <w:sz w:val="21.44999885559082"/>
            <w:szCs w:val="21.44999885559082"/>
            <w:rtl w:val="0"/>
            <w:rPrChange w:author="Victoria Torres" w:id="3" w:date="2026-06-26T12:28:45Z">
              <w:rPr>
                <w:rFonts w:ascii="Arial" w:cs="Arial" w:eastAsia="Arial" w:hAnsi="Arial"/>
                <w:b w:val="0"/>
                <w:bCs w:val="0"/>
                <w:i w:val="0"/>
                <w:iCs w:val="0"/>
                <w:smallCaps w:val="0"/>
                <w:strike w:val="0"/>
                <w:color w:val="000000"/>
                <w:sz w:val="22"/>
                <w:szCs w:val="22"/>
                <w:u w:val="none"/>
                <w:shd w:fill="auto" w:val="clear"/>
                <w:vertAlign w:val="baseline"/>
              </w:rPr>
            </w:rPrChange>
          </w:rPr>
          <w:t xml:space="preserve">noguera</w:t>
        </w:r>
      </w:ins>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 ABDLY ABDELYS 26254624) 28 Hopital Ricardo Baquero Gonzalez 25/6/26 Cirugía General 2 ABELLO MATILDE 36 Hospital Domingo Luciani (El Llanito) 25/6/26 pm 3 Abello Wilmari 36 F Petare Hospital Domingo Luciani (El Llanito) 25/6/26 1.50am 4 ABREU ANA 22036301) 36 Hopital Ricardo Baquero Gonzalez 25/6/26 Cirugía General 5 Abreu Emma 8 F Sabana Grande Hospital Domingo Luciani (El Llanito) 25/6/26 1.50am 6 ABREU JOSE 15810058) 52 M Hospital Universitario de Caracas 25/6/26 pm 7 ABREU PAULINA</w:t>
      </w:r>
      <w:ins w:author="Valentina Silva Sousa" w:id="4" w:date="2026-06-26T15:21:55Z">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u</w:t>
        </w:r>
      </w:ins>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 8 Hospital Domingo Luciani (El Llanito) 25/6/26 pm 8 ACOSTA ALEXANDER 47 Hospital Domingo Luciani (El Llanito) 25/6/26 pm 9 Acosta Ali 47 M Baruta Hospital Domingo Luciani (El Llanito) 25/6/26 1.50am </w:t>
      </w:r>
      <w:commentRangeStart w:id="0"/>
      <w:commentRangeEnd w:id="0"/>
      <w:r w:rsidDel="00000000" w:rsidR="00000000" w:rsidRPr="00000000">
        <w:commentReference w:id="0"/>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0029296875" w:line="419.4122886657715" w:lineRule="auto"/>
        <w:ind w:left="1240.6829833984375" w:right="0" w:firstLine="17.1600341796875"/>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10 Acosta Hasael 13 M Baruta Hospital Domingo Luciani (El Llanito) 25/6/26 1.50am 11 Acosta Isael 10 M Baruta Hospital Domingo Luciani (El Llanito) 25/6/26 1.50am 12 ACOSTA ISRAEL 10 Hospital Domingo Luciani (El Llanito) 25/6/26 pm 13 Acosta Yaneli 31760907) Hospital Perez Carreño 24/6/26 11.54pm TRIAJE 14 ACOSTA YOLERFAN 28136168) 26 M Hospital Universitario de Caracas 25/6/26 pm 15 Aguilera Ana 20003134) Hospital Perez Carreño 24/6/26 11.54pm TRAUMASHOCK 16 ALAYON SUHYN 25 Hospital Domingo Luciani (El Llanito) 25/6/26 pm 17 Albe Manuel 77 M NR Hospital Domingo Luciani (El Llanito) 25/6/26 1.50am 18 ALCANTARA AMALIS 17443332) 39 Hopital Ricardo Baquero Gonzalez 25/6/26 Cirugía General 19 ALVAREZ WILIAN 16125101) Hospital Perez Carreño 24/6/26 11.54pm TRAUMASHOCK 20 ANTEQUIA MAYULI 12882457) 50 F Hospital Universitario de Caracas 25/6</w:t>
      </w:r>
      <w:r w:rsidDel="00000000" w:rsidR="00000000" w:rsidRPr="00000000">
        <w:rPr>
          <w:i w:val="0"/>
          <w:iCs w:val="0"/>
          <w:smallCaps w:val="0"/>
          <w:strike w:val="0"/>
          <w:color w:val="000000"/>
          <w:sz w:val="21.44999885559082"/>
          <w:szCs w:val="21.44999885559082"/>
          <w:u w:val="none"/>
          <w:shd w:fill="auto" w:val="clear"/>
          <w:vertAlign w:val="baseline"/>
          <w:rtl w:val="0"/>
          <w:rPrChange w:author="Marlyn Salazar" w:id="6" w:date="2026-06-26T16:07:26Z">
            <w:rPr>
              <w:rFonts w:ascii="Arial" w:cs="Arial" w:eastAsia="Arial" w:hAnsi="Arial"/>
              <w:b w:val="0"/>
              <w:bCs w:val="0"/>
              <w:i w:val="0"/>
              <w:iCs w:val="0"/>
              <w:smallCaps w:val="0"/>
              <w:strike w:val="0"/>
              <w:color w:val="000000"/>
              <w:sz w:val="21.44999885559082"/>
              <w:szCs w:val="21.44999885559082"/>
              <w:u w:val="none"/>
              <w:shd w:fill="auto" w:val="clear"/>
              <w:vertAlign w:val="baseline"/>
            </w:rPr>
          </w:rPrChange>
        </w:rPr>
        <w:t xml:space="preserve">/</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26 pm 21 ARANA EDUAR Hospital Perez Carreño 25/6/26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419.4125461578369" w:lineRule="auto"/>
        <w:ind w:left="1240.6829833984375" w:right="928.999023437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22 ARRIETA DOLIS 65 Hospital Domingo Luciani (El Llanito) 25/6/26 pm 23 Arrieta Doris 65 F Baruta Hospital Domingo Luciani (El Llanito) 25/6/26 1.50am 24 ARRIETA OYOLA DORIS Hospital Domingo Luciani (El Llanito) 25/6/26 pm 25 ARTEAGA AIDE Hospital Domingo Luciani (El Llanito) 25/6/26 pm 26 ARTEAGA GLADYS 72 Hospital Domingo Luciani (El Llanito) 25/6/26 pm 27 Azocar Valeria 28544619) Hospital Perez Carreño 24/6/26 11.54pm TRIAJE 28 Balbuena Wilmer 37 M Petare Hospital Domingo Luciani (El Llanito) 25/6/26 1.50am 29 BALBUENO WILMER 37 Hospital Domingo Luciani (El Llanito) 25/6/26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30611419678" w:lineRule="auto"/>
        <w:ind w:left="1237.2509765625" w:right="0" w:hanging="168.37799072265625"/>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30 BARAJA ANDRES 17491087) 41 M Hospital Universitario de Caracas 25/6/26 pm 31 BARRETO RICAR</w:t>
      </w:r>
      <w:ins w:author="Kimberly Marquez" w:id="7" w:date="2026-06-26T14:26:53Z">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o</w:t>
        </w:r>
      </w:ins>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DO 42 Hospital Domingo Luciani (El Llanito) 25/6/26 pm 32 BASTARDO VERONICA 30170626) Hospital Perez Carreño 25/6/26 TRAUMASHOCK 33 BASTIDA ADRIANA 17856045) Hospital Perez Carreño 24/6/26 11.54pm TRAUMASHOCK 34 Becerra Leonardo 34800366) Hospital Perez Carreño 24/6/26 11.54pm 35 BENEDETTI YORLIANIS 25846221) 29 F Hospital Universitario de Caracas 25/6/26 pm 36 Bernal Marcela 6049995) </w:t>
      </w:r>
      <w:del w:author="Lubry Center C.A." w:id="8" w:date="2026-06-26T15:48:46Z">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delText xml:space="preserve">H</w:delText>
        </w:r>
      </w:del>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ospital Perez Carreño 24/6/26 11.54pm TRIAJE 37 Betancourt Maria 74 F Petare Hospital Domingo Luciani (El Llanito) 25/6/26 1.50am 38 BISBAL CLARA 62 Hospital Domingo Luciani (El Llanito) 25/6/26 pm 39 BLANCO CARMEN 55 Hospital Domingo Luciani (El Llanito) 25/6/26 pm 40 Blanco Jose 6 M El Hatillo Hospital Domingo Luciani (El Llanito) 25/6/26 1.50am 41 BLANCO YESSIKA 53 Hospital Domingo Luciani (El Llanito) 25/6/26 pm PISO 2 42 BOMPARD RODNI Hospital Domingo Luciani (El Llanito) 25/6/26 pm 43 BOSPARTE RONNY 33 Hospital Domingo Luciani (El Llanito) 25/6/26 pm 44 Boweyo Jose 26327360) M La Guaira Hospital Vargas de Caracas 25/6/26 pm 45 BRACAMONTE GENESIS 31428533) Hospital Perez Carreño 25/6/26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0029296875" w:line="419.41243171691895" w:lineRule="auto"/>
        <w:ind w:left="1237.2509765625"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46 Brizuela Gabriel 32781459) Hospital Perez Carreño 24/6/26 11.54pm 47 Bueno Merido 17158021) Hospital Perez Carreño 24/6/26 11.54pm TRIAJE 48 CABARCA YENDERLIN 13 Hospital Domingo Luciani (El Llanito) 25/6/26 pm 49 CABRERA KARINA 30 Hospital Domingo Luciani (El Llanito) 25/6/26 pm TRAUMA 50 CABRERA KARINA Hospital Domingo Luciani (El Llanito) 25/6/26 pm 51 CACERES ELOISE 11061197) 55 M Hospital Universitario de Caracas 25/6/26 pm 52 CACERES NATHALIA 36192938) 13 F Hospital Universitario de Caracas 25/6/26 pm 53 CACERES PATRICIA 32790475) 18 F Hospital Universitario de Caracas 25/6/26 pm 54 CALDERA LEWIS 10 Hospital Domingo Luciani (El Llanito) 25/6/26 pm 55 CARDENAS ALEXANDRA 28143770) Hospital Perez Carreño 24/6/26 11.54pm TRAUMASHOCK 56 CARDOZO CARLA 25 Hospital Domingo Luciani (El Llanito) 25/6/26 pm 57 CARRILLO YASMIN 5424760) 67 F Hospital Universitario de Caracas 25/6/26 pm 58 Carrizo Viviana 33232603) Hospital Perez Carreño 24/6/26 11.54pm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354751586914" w:lineRule="auto"/>
        <w:ind w:left="1242.613525390625" w:right="402.333984375" w:hanging="173.74053955078125"/>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59 CASTAÑEDA MARIA 73 Hospital Domingo Luciani (El Llanito) 25/6/26 pm 60 CASTAÑO CARLOS Hospital Domingo Luciani (El Llanito) 25/6/26 pm 61 CASTAÑO DANNA 12 F La Guaira Hospital Domingo Luciani (El Llanito) 25/6/26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240" w:lineRule="auto"/>
        <w:ind w:left="1242.613525390625"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62 CASTAÑO DANNA 12 F La Guaira Hospital Domingo Luciani (El Llanito) 25/6/26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419.41354751586914" w:lineRule="auto"/>
        <w:ind w:left="1242.613525390625" w:right="4012.211914062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63 CASTELLANO JOSE 21364204) 35 M Hospital Universitario de Caracas 25/6/26 pm 64 CASTILLO AYARI 26327913) Hospital Perez Carreño 25/6/26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240" w:lineRule="auto"/>
        <w:ind w:left="1242.613525390625"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65 CASTILLO VICTORIA 10 F La Guaira Hospital Domingo Luciani (El Llanito) 25/6/26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242.613525390625"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66 CASTILLO VICTORIA 10 F La Guaira Hospital Domingo Luciani (El Llanito) 25/6/26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419.41271781921387" w:lineRule="auto"/>
        <w:ind w:left="1242.613525390625" w:right="185.541992187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67 CASTRO JUAN 26 Hospital Domingo Luciani (El Llanito) 25/6/26 pm 68 CHACON CARLOS 13 Hospital Domingo Luciani (El Llanito) 25/6/26 pm 69 Chacon Elizabeth 27374286) Hospital Perez Carreño 24/6/26 11.54pm TRIAJE 70 Chavez Meri 81462470) Hospital Perez Carreño 24/6/26 11.54pm TRIAJE 71 CHIRINOS ALEXANDRA 31995517) 21 Hopital Ricardo Baquero Gonzalez 25/6/26 Cirugía General 72 CISNERO ROJA 57 Hospital Domingo Luciani (El Llanito) 25/6/26 pm 73 COA DEIVIS 18780841) 36 M Hospital Universitario de Caracas 25/6/26 pm 74 Colmenares Darwin 25867267) M La Guaira Hospital Vargas de Caracas 25/6/26 pm 75 CORDERO YADIRA 12763837) Hospital Perez Carreño 25/6/26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0029296875" w:line="419.41240310668945" w:lineRule="auto"/>
        <w:ind w:left="1243.2569885253906" w:right="185.5419921875" w:firstLine="1.2870025634765625"/>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76 CORDOBA EDUANYELIS 6 Hopital Ricardo Baquero Gonzalez 25/6/26 Cirugía General 77 Cordova Arnaldo 19 M Guarenas Hospital Domingo Luciani (El Llanito) 25/6/26 1.50am 78 Coronel Yonel M La Guaira Hospital Vargas de Caracas 25/6/26 pm 79 CORTEZ NOELI 22538576) 30 F Hospital Universitario de Caracas 25/6/26 pm 80 CORTEZ YORIMAR 6340991) 58 Hopital Ricardo Baquero Gonzalez 25/6/26 Cirugía General 81 CUYAN FRAN 10235290) 60 M Hospital Universitario de Caracas 25/6/26 pm 82 De Abreu Geraldine 18709145) F La Guaira Hospital Vargas de Caracas 25/6/26 pm 83 De Anzola Manuela 296723) Hospital Perez Carreño 24/6/26 11.54pm TRIAJE 84 DEAGRELA JOSE 13373135) 48 Hopital Ricardo Baquero Gonzalez 25/6/26 Cirugía General 85 Delgado Edimar 23 F San Martin Hospital Domingo Luciani (El Llanito) 25/6/26 1.50am 86 DIAZ ANA 10576803) Hospital Perez Carreño 25/6/26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240" w:lineRule="auto"/>
        <w:ind w:left="1243.2569885253906"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87 Divito Rosa 64 F Chacao Hospital Domingo Luciani (El Llanito) 25/6/26 1.50am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391944885254" w:lineRule="auto"/>
        <w:ind w:left="1243.2569885253906" w:right="185.5419921875" w:hanging="174.38400268554688"/>
        <w:jc w:val="left"/>
        <w:rPr>
          <w:ins w:author="Paola González" w:id="9" w:date="2026-06-26T14:57:41Z"/>
          <w:b w:val="1"/>
          <w:bCs w:val="1"/>
          <w:color w:val="ffffff"/>
          <w:sz w:val="21.44999885559082"/>
          <w:szCs w:val="21.44999885559082"/>
          <w:rPrChange w:author="Paola González" w:id="10" w:date="2026-06-26T14:57:41Z">
            <w:rPr>
              <w:rFonts w:ascii="Arial" w:cs="Arial" w:eastAsia="Arial" w:hAnsi="Arial"/>
              <w:b w:val="0"/>
              <w:bCs w:val="0"/>
              <w:i w:val="0"/>
              <w:iCs w:val="0"/>
              <w:smallCaps w:val="0"/>
              <w:strike w:val="0"/>
              <w:color w:val="000000"/>
              <w:sz w:val="21.44999885559082"/>
              <w:szCs w:val="21.44999885559082"/>
              <w:u w:val="none"/>
              <w:shd w:fill="auto" w:val="clear"/>
              <w:vertAlign w:val="baseline"/>
            </w:rPr>
          </w:rPrChange>
        </w:rPr>
      </w:pPr>
      <w:ins w:author="Paola González" w:id="9" w:date="2026-06-26T14:57:41Z">
        <w:r w:rsidDel="00000000" w:rsidR="00000000" w:rsidRPr="00000000">
          <w:rPr>
            <w:rtl w:val="0"/>
          </w:rPr>
        </w:r>
      </w:ins>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391944885254" w:lineRule="auto"/>
        <w:ind w:left="1243.2569885253906" w:right="185.5419921875" w:hanging="174.38400268554688"/>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88 Drana Eduar Hospital Perez Carreño 24/6/26 11.54pm 89 ESCALONA IVIS 55 Hospital Domingo Luciani (El Llanito) 25/6/26 pm 90 ESCALONA JOAQUIN 6482918) 65 M Hospital Universitario de Caracas 25/6/26 pm 91 ESTEVEZ JOHNSON 29571733) 24 Hopital Ricardo Baquero Gonzalez 25/6/26 Cirugía General 92 Fernandez Ana 25699054) Hospital Perez Carreño 24/6/26 11.54pm TRIAJE 93 FERNANDEZ ANGEL 16310014) Hospital Perez Carreño 25/6/26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419.41354751586914" w:lineRule="auto"/>
        <w:ind w:left="1243.4715270996094" w:right="3595.008544921875" w:firstLine="0"/>
        <w:jc w:val="both"/>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94 Fernandez Efrain 31 M Catia Hospital Domingo Luciani (El Llanito) 25/6/26 1.50am 95 Fernandez Neisy 37 F Guarenas Hospital Domingo Luciani (El Llanito) 25/6/26 1.50am 96 FERNANDEZ RODRIGO Hospital Perez Carreño 25/6/26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0029296875" w:line="419.41234588623047" w:lineRule="auto"/>
        <w:ind w:left="1243.4715270996094" w:right="1361.5747070312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97 FRONTADO MIEL 7 Hospital Domingo Luciani (El Llanito) 25/6/26 pm Qx  98 Fuentes Alberto 52 M Petare Hospital Domingo Luciani (El Llanito) 25/6/26 1.50am 99 FUENTES GALVIS ALBERTO Hospital Domingo Luciani (El Llanito) 25/6/26 pm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419.41234588623047" w:lineRule="auto"/>
        <w:ind w:left="1138.5742950439453" w:right="3491.61987304687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100 GARAVITO ESPITIA YOHANY Hospital Domingo Luciani (El Llanito) 25/6/26 pm 101 Garcia Albani F La Guaira Hospital Vargas de Caracas 25/6/26 pm 102 Garcia Diaz Yenni Fernanda 34 F Petare Hospital Domingo Luciani (El Llanito) 25/6/26 1.50am 103 Garcia Diego 33423811) Hospital Perez Carreño 24/6/26 11.54pm 104 GARCIA HEILIMAR 32543420) Hospital Perez Carreño 25/6/26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419.41234588623047" w:lineRule="auto"/>
        <w:ind w:left="1138.5742950439453" w:right="4012.211914062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105 Garcia Jolisbe F La Guaira Hospital Vargas de Caracas 25/6/26 pm 106 GARCIA JUVER 27377514) Hospital Perez Carreño 25/6/26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419.41234588623047" w:lineRule="auto"/>
        <w:ind w:left="1138.5742950439453" w:right="185.541992187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107 Garcia Keilimar 32543420) Hospital Perez Carreño 24/6/26 11.54pm 108 GEORRIN VALELLA 30114918) 22 Hopital Ricardo Baquero Gonzalez 25/6/26 Cirugía General 109 Gil Cristofer 32919700) M La Guaira Hospital Vargas de Caracas 25/6/26 pm 110 GODOY ERIC 18749225) Hospital Perez Carreño 25/6/26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240" w:lineRule="auto"/>
        <w:ind w:left="1170.414047241211"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111 Gomez Manuel 18814839) Hospital Perez Carreño 25/6/26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419.4125461578369" w:lineRule="auto"/>
        <w:ind w:left="1154.4941711425781"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112 GONCALVEZ GABRIEL 82230906) Hospital Perez Carreño 25/6/26 TRAUMASHOCK 113 Gonzalez Albimar 59 F Altamira Hospital Domingo Luciani (El Llanito) 25/6/26 1.50am 114 GONZALEZ ALEXANDER Hospital Domingo Luciani (El Llanito) 25/6/26 pm 115 GONZALEZ ALEXANDRA 42 Hospital Domingo Luciani (El Llanito) 25/6/26 pm 116 Gonzalez Daiberly 30527436) F La Guaira Hospital Vargas de Caracas 25/6/26 pm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34044647217" w:lineRule="auto"/>
        <w:ind w:left="1138.5742950439453" w:right="0" w:hanging="69.70130920410156"/>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117 Gonzalez Elizabeth 17709218) Hospital Perez Carreño 24/6/26 11.54pm 118 GONZALEZ ISABEL 29701695) Hospital Perez Carreño 25/6/26 TRAUMASHOCK 119 Gonzalez Mileibis 26468240) Hospital Perez Carreño 24/6/26 11.54pm 120 GONZALEZ OLGA 63 Hospital Domingo Luciani (El Llanito) 25/6/26 pm 121 GONZALEZ RAFAEL 39 Hospital Domingo Luciani (El Llanito) 25/6/26 pm 122 GONZALEZ STEPHANY 22 Hospital Domingo Luciani (El Llanito) 25/6/26 pm 123 GONZALEZ VALERI 10 Hospital Domingo Luciani (El Llanito) 25/6/26 pm 124 Gonzalez Valeria 31383685) F La Guaira Hospital Vargas de Caracas 25/6/26 pm 125 GONZALEZ YANESKA Hopital Ricardo Baquero Gonzalez 25/6/26 Cirugía General 126 GONZALEZ YURMIS 13828545) 47 Hopital Ricardo Baquero Gonzalez 25/6/26 Cirugía General 127 GOSLING RAYMOND 29900166) 49 M Hospital Universitario de Caracas 25/6/26 pm 128 GOYO RAFAEL 32 Hospital Domingo Luciani (El Llanito) 25/6/26 pm 129 GRANADO CRIABEL 23926261) Hospital Perez Carreño 25/6/26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0029296875" w:line="419.4115734100342" w:lineRule="auto"/>
        <w:ind w:left="1138.5742950439453" w:right="3491.61987304687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130 GUALINA PADRON EFREN Hospital Domingo Luciani (El Llanito) 25/6/26 pm 131 GUAPINI EFREN P2 30 Hospital Domingo Luciani (El Llanito) 25/6/26 pm 132 Guerra Emira 26019884) Hospital Perez Carreño 24/6/26 11.54pm 133 Guerra Evelin 17710344) F La Guaira Hospital Vargas de Caracas 25/6/26 pm 134 GUERRERO DEIVERSON 20 Hospital Domingo Luciani (El Llanito) 25/6/26 pm 135 Guessu Estefani 31428812) F La Guaira Hospital Vargas de Caracas 25/6/26 pm 136 GUILLEN MARIA 6059288) Hospital Perez Carreño 25/6/26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92236328125" w:line="419.41243171691895" w:lineRule="auto"/>
        <w:ind w:left="1138.5742950439453"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137 Gutierrez Jose 28747519) Hospital Perez Carreño 24/6/26 11.54pm 138 GUZMAN ANGELICA 13717596) F Hospital Universitario de Caracas 25/6/26 pm 139 HANMA ANTONIO 5072832) 66 M Hospital Universitario de Caracas 25/6/26 pm 140 Hernandez Cruz 4636722) Hospital Perez Carreño 24/6/26 11.54pm TRAUMASHOCK 141 HERRERO MERLANO GLADIUSKA Hospital Domingo Luciani (El Llanito) 25/6/26 pm 142 HIDALGO ELIANNI 32976229) Hospital Perez Carreño 25/6/26 TRAUMASHOCK 143 IBARRA ANA 74 Hospital Domingo Luciani (El Llanito) 25/6/26 pm 144 IBARRA WUIKMER/WILMER 15332705) 45 M Hospital Universitario de Caracas 25/6/26 pm 145 IDALGO ELIANNI 32976229) Hospital Perez Carreño 25/6</w:t>
      </w:r>
      <w:ins w:author="Yuva Ramirez" w:id="11" w:date="2026-06-26T15:35:36Z">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k</w:t>
        </w:r>
      </w:ins>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128730773926" w:lineRule="auto"/>
        <w:ind w:left="1138.5742950439453" w:right="402.333984375" w:hanging="69.70130920410156"/>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146 IGLESIAS IBSEN 32359883) Hospital Perez Carreño 25/6/26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10546875" w:line="419.41354751586914" w:lineRule="auto"/>
        <w:ind w:left="1138.5742950439453" w:right="185.541992187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147 Iscala Yenny 42 F Baruta Hospital Domingo Luciani (El Llanito) 25/6/26 1.50am 148 Izquierdo Jean 83 M Los Palos Grandes Hospital Domingo Luciani (El Llanito) 25/6/26 1.50am 149 JAIMEZ RUBEN DARIO 6433372) 74 Hopital Ricardo Baquero Gonzalez 25/6/26 Cirugía General 150 JIMENEZ AXIEL 4 Hospital Domingo Luciani (El Llanito) 25/6/26 pm Qx  151 LA VERDE VICTOR 30334452) 18 M Hospital Universitario de Caracas 25/6/26 pm 152 LANDER SEBASTIAN M La Guaira Hospital Domingo Luciani (El Llanito) 25/6/26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240" w:lineRule="auto"/>
        <w:ind w:left="1138.5742950439453"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153 LANDER SEBASTIAN M La Guaira Hospital Domingo Luciani (El Llanito) 25/6/26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419.41243171691895" w:lineRule="auto"/>
        <w:ind w:left="1138.5742950439453"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154 LEMUS DILCIA 13531664) 54 Hopital Ricardo Baquero Gonzalez 25/6/26 Cirugía General 155 Leon Gonzalo 22916224) Hospital Perez Carreño 24/6/26 11.54pm TRIAJE 156 Liscano Pedro 40 M Chacaito Hospital Domingo Luciani (El Llanito) 25/6/26 1.50am 157 Lopez Dukar 12115323) Hospital Perez Carreño 24/6/26 11.54pm TRIAJE 158 LOPEZ EDIS 6045544) 70 F Hospital Universitario de Caracas 25/6/26 pm 159 LOPEZ FRANCISCA 33230043) 16 F Hospital Universitario de Caracas 25/6/26 pm 160 LOPEZ FRANLEYDI Hospital Perez Carreño 25/6/26 TRAUMASHOCK 161 LOPEZ HADDY 12 Hospital Domingo Luciani (El Llanito) 25/6/26 pm 162 LOPEZ INGRID 10528878) 58 Hopital Ricardo Baquero Gonzalez 25/6/26 Cirugía General 163 LOPEZ NAILIN 15541666) Hospital Perez Carreño 25/6/26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419.41234588623047" w:lineRule="auto"/>
        <w:ind w:left="1138.5742950439453" w:right="4012.211914062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164 Lopez Nazare F La Guaira Hospital Vargas de Caracas 25/6/26 pm 165 LOPEZ THAIS 13641870) Hospital Perez Carreño 25/6/26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419.41243171691895" w:lineRule="auto"/>
        <w:ind w:left="1138.5742950439453" w:right="185.541992187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166 LOPEZ VALERIA 31341560) 20 Hopital Ricardo Baquero Gonzalez 25/6/26 Cirugía General 167 LOYO VISBAL CLARA Hospital Domingo Luciani (El Llanito) 25/6/26 pm 168 LU DINGPI 8358411) 49 M Hospital Universitario de Caracas 25/6/26 pm 169 MACHADO ANABELA 9 Hospital Domingo Luciani (El Llanito) 25/6/26 pm 170 Marabito Espitia Joseani 32 F Petare Hospital Domingo Luciani (El Llanito) 25/6/26 1.50am 171 Marcano Katiuska 56 F La Guaira Hospital Domingo Luciani (El Llanito) 25/6/26 1.50am 172 Marcano Rosa 4498435) Hospital Perez Carreño 24/6/26 11.54pm 173 Marcano Yenni 18384289) Hospital Perez Carreño 24/6/26 11.54pm TRIAJE 174 Marquez César 16312925) M La Guaira Hospital Vargas de Caracas 25/6/26 pm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311836242676" w:lineRule="auto"/>
        <w:ind w:left="1138.5742950439453" w:right="402.333984375" w:hanging="69.70130920410156"/>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175 Marrero Crismaly 15164293) F La Guaira Hospital Vargas de Caracas 25/6/26 pm 176 MARRERO YORGELIS 31331652) 20 F Hospital Universitario de Caracas 25/6/26 pm 177 MARTINEZ JESUS 7 Hospital Domingo Luciani (El Llanito) 25/6/26 pm 178 MARTINEZ JOHAN 10 Hospital Domingo Luciani (El Llanito) 25/6/26 pm 179 MARTINEZ WUILLIAMS 19367804) Hospital Perez Carreño 25/6/26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419.4134044647217" w:lineRule="auto"/>
        <w:ind w:left="1138.5742950439453"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180 MARTINEZ ZORAIDA 6692167) Hospital Perez Carreño 25/6/26 TRAUMASHOCK 181 MAYORA GUSTAVO 11643841) 52 Hopital Ricardo Baquero Gonzalez 25/6/26 Cirugía General 182 Mayore Elita 13069223) El Junquito Hospital Vargas de Caracas 25/6/26 pm 183 Medina Francis 285659) Hospital Perez Carreño 24/6/26 11.54pm TRAUMASHOCK 184 </w:t>
      </w:r>
      <w:r w:rsidDel="00000000" w:rsidR="00000000" w:rsidRPr="00000000">
        <w:rPr>
          <w:rFonts w:ascii="Arial" w:cs="Arial" w:eastAsia="Arial" w:hAnsi="Arial"/>
          <w:b w:val="0"/>
          <w:bCs w:val="0"/>
          <w:i w:val="0"/>
          <w:iCs w:val="0"/>
          <w:smallCaps w:val="0"/>
          <w:strike w:val="0"/>
          <w:color w:val="000000"/>
          <w:sz w:val="19.5"/>
          <w:szCs w:val="19.5"/>
          <w:u w:val="none"/>
          <w:shd w:fill="auto" w:val="clear"/>
          <w:vertAlign w:val="baseline"/>
          <w:rtl w:val="0"/>
        </w:rPr>
        <w:t xml:space="preserve">MEDINA NATHACHA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29565365) Hospital Perez Carreño 25/6/26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0029296875" w:line="419.41234588623047" w:lineRule="auto"/>
        <w:ind w:left="1138.5742950439453" w:right="185.541992187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185 Mendez Yesiree 24 F Guarenas Hospital Domingo Luciani (El Llanito) 25/6/26 1.50am 186 MENDOZA ANA 5343446) 72 F Hospital Universitario de Caracas 25/6/26 pm 187 MENDOZA MARIO 6274191) M Hospital Universitario de Caracas 25/6/26 pm 188 MENDOZA REINA 6887465) 62 Hopital Ricardo Baquero Gonzalez 25/6/26 Cirugía General 189 Mijares Celiana 19734177) Hospital Perez Carreño 24/6/26 11.54pm TRIAJE 190 MILANO GLADIUSKA 25 Hospital Domingo Luciani (El Llanito) 25/6/26 pm 191 MILLAN SOILET 18142695) 39 Hopital Ricardo Baquero Gonzalez 25/6/26 Cirugía General 192 Miranda Victoria 34054588) Hospital Perez Carreño 24/6/26 11.54pm 193 MOLINA NAYIBI 29768360) Hospital Perez Carreño 25/6/26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419.41243171691895" w:lineRule="auto"/>
        <w:ind w:left="1121.4142608642578" w:right="185.5419921875" w:firstLine="17.1600341796875"/>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194 MONTILLA NANCY 10813576) 57 F Hospital Universitario de Caracas 25/6/26 pm 195 Montolla Maria 25025734) Hospital Perez Carreño 24/6/26 11.54pm TRIAJE 196 MORA KIMBERLY 24331288) 34 Hopital Ricardo Baquero Gonzalez 25/6/26 Cirugía General 197 Morales Lesvia 5965096) Hospital Perez Carreño 24/6/26 11.54pm TRIAJE 198 MORALES MARIA 32807709) 18 F Hospital Universitario de Caracas 25/6/26 pm 199 Morillo Anabela 34588981) Hospital Perez Carreño 24/6/26 11.54pm TRIAJE 200 MOYANO JAIME 26346743) 28 M Hospital Universitario de Caracas 25/6/26 pm 201 MUÑON MARIANGEL 59 Hospital Domingo Luciani (El Llanito) 25/6/26 pm 202 MUÑOZ GEMA 27797121) 24 M Hospital Universitario de Caracas 25/6/26 pm 203 MUÑOZ JOSEFINA 72 Hospital Domingo Luciani (El Llanito) 25/6/26 pm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283226013184" w:lineRule="auto"/>
        <w:ind w:left="1121.4142608642578" w:right="0" w:hanging="52.54127502441406"/>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204 NAVAS YODALIS 30072743) Hospital Perez Carreño 25/6/26 TRAUMASHOCK 205 NOGUERA FABIAN 30334636) 22 M Hospital Universitario de Caracas 25/6/26 pm 206 NOVIS CANDELARIO 9416493) Hospital Perez Carreño 25/6/26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9833984375" w:line="419.4134330749512" w:lineRule="auto"/>
        <w:ind w:left="1121.4142608642578" w:right="4012.2119140625" w:firstLine="0"/>
        <w:jc w:val="both"/>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207 OBREGON DIEGO 14 Hospital Domingo Luciani (El Llanito) 25/6/26 pm 208 OJEDA CARLOS 12066889) 51 M Hospital Universitario de Caracas 25/6/26 pm 209 OJEDA YONTACO 13470155) 62 F Hospital Universitario de Caracas 25/6/26 pm 210 OMACIENTO SEBASTIAN 16 Hospital Domingo Luciani (El Llanito) 25/6/26 pm 211 ORDAZ LUISANA 58 Hospital Domingo Luciani (El Llanito) 25/6/26 pm 212 OROPEZA CATIA 11639511) 52 F Hospital Universitario de Caracas 25/6/26 pm 213 OROPEZA LOURDES 14312852) Hospital Perez Carreño 25/6/26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0029296875" w:line="419.41234588623047" w:lineRule="auto"/>
        <w:ind w:left="1121.4142608642578" w:right="4012.2119140625" w:firstLine="0"/>
        <w:jc w:val="both"/>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214 OROPEZA SOCORRO 11639518) 53 F Hospital Universitario de Caracas 25/6/26 pm 215 OROZCO YUSBELIS 24140952) 35 F Hospital Universitario de Caracas 25/6/26 pm 216 ORTIZ ALVARO 4163469) Hospital Perez Carreño 25/6/26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419.41234588623047" w:lineRule="auto"/>
        <w:ind w:left="1121.4142608642578" w:right="928.999023437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217 Ortuño Yonny 5199652) Hospital Perez Carreño 24/6/26 11.54pm TRIAJE 218 PACHECO CESAR 26327366) Hospital Perez Carreño 25/6/26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240" w:lineRule="auto"/>
        <w:ind w:left="1121.4142608642578"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219 PADILLA RODOSKI 4 La Guaira Hospital Domingo Luciani (El Llanito) 25/6/26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1.4142608642578"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220 PADILLA RODOSKI 4 La Guaira Hospital Domingo Luciani (El Llanito) 25/6/26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419.41234588623047" w:lineRule="auto"/>
        <w:ind w:left="1121.4142608642578" w:right="4012.2119140625" w:firstLine="0"/>
        <w:jc w:val="both"/>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221 PADRON JESUS CIRILO Hospital Domingo Luciani (El Llanito) 25/6/26 pm 222 PALACIO JHON 25304211) 31 M Hospital Universitario de Caracas 25/6/26 pm 223 PALMA MILAGRO Hospital Perez Carreño 25/6/26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419.41243171691895" w:lineRule="auto"/>
        <w:ind w:left="1121.4142608642578"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224 PANTOJA RAINER 36085467) 17 F Hospital Universitario de Caracas 25/6/26 pm 225 PANTOJA TONI 13409559) 47 M Hospital Universitario de Caracas 25/6/26 pm 226 PAREDES YUDI 38834721) Hospital Perez Carreño 24/6/26 11.54pm TRAUMASHOCK 227 PAREDEZ CRUZCENAIDA 6405488) Hospital Perez Carreño 24/6/26 11.54pm TRAUMASHOCK 228 Parra Estefania 15 F Baruta Hospital Domingo Luciani (El Llanito) 25/6/26 1.50am 229 PARRA GABRIELA 15 Hospital Domingo Luciani (El Llanito) 25/6/26 pm 230 PARRA MISEL GABRIELA Hospital Domingo Luciani (El Llanito) 25/6/26 pm 231 PEDRO JESUS 68 Hospital Domingo Luciani (El Llanito) 25/6/26 pm 232 Perdomo Valeria F La Guaira Hospital Vargas de Caracas 25/6/26 pm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32614135742" w:lineRule="auto"/>
        <w:ind w:left="1121.4142608642578" w:right="185.5419921875" w:hanging="52.54127502441406"/>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233 </w:t>
      </w:r>
      <w:r w:rsidDel="00000000" w:rsidR="00000000" w:rsidRPr="00000000">
        <w:rPr>
          <w:rFonts w:ascii="Arial" w:cs="Arial" w:eastAsia="Arial" w:hAnsi="Arial"/>
          <w:b w:val="0"/>
          <w:bCs w:val="0"/>
          <w:i w:val="0"/>
          <w:iCs w:val="0"/>
          <w:smallCaps w:val="0"/>
          <w:strike w:val="0"/>
          <w:color w:val="000000"/>
          <w:sz w:val="19.5"/>
          <w:szCs w:val="19.5"/>
          <w:u w:val="none"/>
          <w:shd w:fill="auto" w:val="clear"/>
          <w:vertAlign w:val="baseline"/>
          <w:rtl w:val="0"/>
        </w:rPr>
        <w:t xml:space="preserve">PEREIRA VILLAMIZAR MARIA ISABEL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8 F Hopital Ricardo Baquero Gonzalez 25/6/26 Cirugía General 234 PEREZ ARIANI 24175821) 20 F Hospital Universitario de Caracas 25/6/26 pm 235 PEREZ DAVID 6842773) 61 Hopital Ricardo Baquero Gonzalez 25/6/26 Cirugía General 236 Perez Enrique M La Guaira Hospital Vargas de Caracas 25/6/26 pm 237 PEREZ FRANCISCA 63 Hospital Domingo Luciani (El Llanito) 25/6/26 pm 238 Perez Francisco 63 M Petare Hospital Domingo Luciani (El Llanito) 25/6/26 1.50am 239 Perez Katiuska 18817136) M La Guaira Hospital Vargas de Caracas 25/6/26 pm 240 Perez Misarra 15550954) La Guaira Hospital Vargas de Caracas 25/6/26 pm 241 Peroza Hilary 29536127) F La Guaira Hospital Vargas de Caracas 25/6/26 pm 242 PEROZA SAMUEL 33020891) Hospital Perez Carreño 25/6/26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0029296875" w:line="419.41234588623047" w:lineRule="auto"/>
        <w:ind w:left="1121.4142608642578" w:right="185.541992187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243 PESTANO MARGARET 19915985) 45 Hopital Ricardo Baquero Gonzalez 25/6/26 Cirugía General 244 PIÑERO SEBASTIAN 16 Hospital Domingo Luciani (El Llanito) 25/6/26 pm 245 PLANAS JOSE 12163470) 52 Hopital Ricardo Baquero Gonzalez 25/6/26 Cirugía General 246 PORTILLO OMAR 40 Hospital Domingo Luciani (El Llanito) 25/6/26 pm 247 QUINTERO BARBARA 13422890) Hospital Perez Carreño 25/6/26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240" w:lineRule="auto"/>
        <w:ind w:left="1121.4142608642578"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248 QUINTERO CRISDEILIS 32865296) Hospital Perez Carreño 25/6/26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419.41243171691895" w:lineRule="auto"/>
        <w:ind w:left="1121.4142608642578"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249 RAMIREZ ESCALANTE MARIANGEL Hospital Domingo Luciani (El Llanito) 25/6/26 pm 250 RAMIREZ JOSE 37 Hospital Domingo Luciani (El Llanito) 25/6/26 pm 251 Ramirez Oriana 27006264) Hospital Perez Carreño 24/6/26 11.54pm TRAUMASHOCK 252 RAMIREZ YILMAR 22316562) 32 F Hospital Universitario de Caracas 25/6/26 pm 253 RAMOS/SILVA MARYELIS 32111741) F Hospital Universitario de Caracas 25/6/26 pm 254 Rengifo Deili 46 F Petare Hospital Domingo Luciani (El Llanito) 25/6/26 1.50am 255 RENGIFO GUILLERMINA 46 Hospital Domingo Luciani (El Llanito) 25/6/26 pm 256 Rey Jennal 29 M Chacao Hospital Domingo Luciani (El Llanito) 25/6/26 1.50am 257 REY JENNICEL 29 Hospital Domingo Luciani (El Llanito) 25/6/26 pm 258 RIBAS FABIANA 23 Hospital Domingo Luciani (El Llanito) 25/6/26 pm 259 RIVAS FRANKENIL 53 Hospital Domingo Luciani (El Llanito) 25/6/26 pm 260 RIVAS LOPEZ FRANCIS Hospital Domingo Luciani (El Llanito) 25/6/26 pm 261 Rivero Daniel 60 M Macaracuay Hospital Domingo Luciani (El Llanito) 25/6/26 1.50am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32614135742" w:lineRule="auto"/>
        <w:ind w:left="1121.4142608642578" w:right="402.333984375" w:hanging="52.54127502441406"/>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262 Rivero Karleidi 36091784) Hospital Perez Carreño 24/6/26 11.54pm TRIAJE 263 RODOSKI PADILLA 52 Hospital Domingo Luciani (El Llanito) 25/6/26 pm 264 Rodriguez Eduardo 65 M Petare Hospital Domingo Luciani (El Llanito) 25/6/26 1.50am 265 RODRIGUEZ EDUARDO 65 Hospital Domingo Luciani (El Llanito) 25/6/26 pm 266 Rodriguez Kiara Antonia F La Guaira Hospital Vargas de Caracas 25/6/26 pm 267 RODRIGUEZ MAIKEL 16208203) 42 M Hospital Universitario de Caracas 25/6/26 pm 268 ROJAS RAFAEL 50 Hospital Domingo Luciani (El Llanito) 25/6/26 pm 269 ROMERO JOSE 60 Hospital Domingo Luciani (El Llanito) 25/6/26 pm 270 Rondon Angel 12 M Baruta Hospital Domingo Luciani (El Llanito) 25/6/26 1.50am 271 RONDON DAYANA 18 Hospital Perez Carreño 25/6/26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0029296875" w:line="419.41234588623047" w:lineRule="auto"/>
        <w:ind w:left="1121.4142608642578"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272 Rondon Fran 19659867) Hospital Perez Carreño 24/6/26 11.54pm TRAUMASHOCK 273 ROSIER LIZ 26068002) 28 F Hospital Universitario de Caracas 25/6/26 pm 274 RUEDA JOSE 15430608) 45 M Hospital Universitario de Caracas 25/6/26 pm 275 SALAZAR ARTURO 13 M La Guaira Hospital Domingo Luciani (El Llanito) 25/6/26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240" w:lineRule="auto"/>
        <w:ind w:left="1121.4142608642578"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276 SALAZAR ARTURO 13 M La Guaira Hospital Domingo Luciani (El Llanito) 25/6/26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419.41243171691895" w:lineRule="auto"/>
        <w:ind w:left="1121.4142608642578"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277 SALAZAR JUAN 27044236) Hospital Perez Carreño 25/6/26 TRAUMASHOCK 278 SANCHEZ JOSE 32320521) 19 M Hospital Universitario de Caracas 25/6/26 pm 279 Sandoval Adriana 34518879) Hospital Perez Carreño 24/6/26 11.54pm 280 SANDOVAL DORIS 4029093) 80 F Hospital Universitario de Caracas 25/6/26 pm 281 SEMERIA IRLLIS 49 Hopital Ricardo Baquero Gonzalez 25/6/26 Cirugía General 282 SEQUERA BLANCO SOFIA Hospital Domingo Luciani (El Llanito) 25/6/26 pm 283 SEQUERA SOFIA 15 Hospital Domingo Luciani (El Llanito) 25/6/26 pm 284 SERRANO GONZALEZ NANCY Hospital Domingo Luciani (El Llanito) 25/6/26 pm 285 SERRANO NANCY 67 Hospital Domingo Luciani (El Llanito) 25/6/26 pm 286 SILVA IBRAHIM 20562844) 35 M Hospital Universitario de Caracas 25/6/26 pm 287 SILVA INDIANA 14929760) F Hospital Universitario de Caracas 25/6/26 pm 288 SIVIRA LEONEIDY 25175345) 30 Hopital Ricardo Baquero Gonzalez 25/6/26 Cirugía General 289 SOLORZANO AMAR ÑO 31445070) 18 F Hospital Universitario de Caracas 25/6/26 pm 290 SOMOZA RIAND 15267293) 19 Hospital Universitario de Caracas 25/6/26 pm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311836242676" w:lineRule="auto"/>
        <w:ind w:left="1121.4142608642578" w:right="0" w:hanging="52.54127502441406"/>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291 SOSA EMILIA 3409148) 78 F Hospital Universitario de Caracas 25/6/26 pm 292 SOZA ALEJANDRA 6904629) Hospital Perez Carreño 24/6/26 11.54pm TRIAJE 293 SPINOLA KELLY 17482090) 38 Hopital Ricardo Baquero Gonzalez 25/6/26 Cirugía General 294 STABILITO AMILCAR 23241059) Hospital Perez Carreño 25/6/26 TRAUMASHOCK 295 SUAREZ GRANADO RENE Hospital Domingo Luciani (El Llanito) 25/6/26 pm 296 SUAREZ RENE 62 Hospital Domingo Luciani (El Llanito) 25/6/26 pm 297 Sucre Petra 2945823) Hospital Perez Carreño 24/6/26 11.54pm TRAUMASHOCK 298 TERAN AUDIA 11055173) 54 Hopital Ricardo Baquero Gonzalez 25/6/26 Cirugía General 299 Teran Audia 11055173) F La Guaira Hospital Vargas de Caracas 25/6/26 pm 300 TERAN TENIA 11409997) 55 Hopital Ricardo Baquero Gonzalez 25/6/26 Cirugía General 301 Torrealba Nuvia 68 F Chacao Hospital Domingo Luciani (El Llanito) 25/6/26 1.50am 302 TORREALBA RODRIGUEZ SEBASTIAN CIUDAD CARIBIA JM DE LOS RIOS (HOSP DE NIÑOS) 25/6/26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0029296875" w:line="419.41234588623047" w:lineRule="auto"/>
        <w:ind w:left="1124.2028045654297" w:right="185.541992187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303 Torres Isabel 4718019) Hospital Perez Carreño 24/6/26 11.54pm TRIAJE 304 TORRES MILAGROS 46 Hospital Domingo Luciani (El Llanito) 25/6/26 pm 305 TORTOSO OSCAR 20558047) 37 Hopital Ricardo Baquero Gonzalez 25/6/26 Cirugía General 306 TOVAR LUISANA 17443980) 17 F Hospital Universitario de Caracas 25/6/26 pm 307 TOVAR YEISON 17 Hopital Ricardo Baquero Gonzalez 25/6/26 Cirugía General 308 TRIGOSO CARLO 8418724) 59 M Hospital Universitario de Caracas 25/6/26 pm 309 Trujillo Elian 19 M La Guaira Hospital Domingo Luciani (El Llanito) 25/6/26 1.50am 310 URBINA MOISES 22513789) 30 M Hospital Universitario de Caracas 25/6/26 pm 311 Uribe Veronica 22026527) F La Guaira Hospital Vargas de Caracas 25/6/26 pm 312 VALERO FLEICI 13374764) Hospital Perez Carreño 25/6/26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419.41234588623047" w:lineRule="auto"/>
        <w:ind w:left="1124.2028045654297" w:right="3595.008544921875" w:firstLine="0"/>
        <w:jc w:val="both"/>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313 Varya Carmen 22550086) F La Guaira Hospital Vargas de Caracas 25/6/26 pm 314 VASCOCETO ANDREINA 43 Hospital Domingo Luciani (El Llanito) 25/6/26 pm 315 VASCONCELO ANDREINA Hospital Domingo Luciani (El Llanito) 25/6/26 pm 316 Vasquez Luis 77 M sin familiar Hospital Domingo Luciani (El Llanito) 25/6/26 1.50am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765869140625" w:line="419.4126319885254" w:lineRule="auto"/>
        <w:ind w:left="1124.2028045654297" w:right="3595.00854492187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317 Vega Samuel 11 M Petare Hospital Domingo Luciani (El Llanito) 25/6/26 1.50am 318 Velazquez Carmen 16705956) F La Guaira Hospital Vargas de Caracas 25/6/26 pm 319 VIERA ROSALINDA 12717087) Hospital Perez Carreño 25/6/26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243171691895" w:lineRule="auto"/>
        <w:ind w:left="1124.2028045654297" w:right="402.333984375" w:hanging="55.32981872558594"/>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320 Vilchez Brayan 23 M Petare Hospital Domingo Luciani (El Llanito) 25/6/26 1.50am 321 VOUIS CANDELARIO 9416493) Hospital Perez Carreño 25/6/26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9833984375" w:line="419.41354751586914" w:lineRule="auto"/>
        <w:ind w:left="1124.2028045654297" w:right="185.5419921875"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322 Winchester Kellys 28 F Petare Hospital Domingo Luciani (El Llanito) 25/6/26 1.50am 323 WU HUA JUAN 8229616) 47 M Hospital Universitario de Caracas 25/6/26 pm 324 WU SUSUP 34553337) 14 F Hospital Universitario de Caracas 25/6/26 pm 325 YANES SILVIA 3557870) 77 Hopital Ricardo Baquero Gonzalez 25/6/26 Cirugía General 326 Yegue Eiban 24058780) Hospital Perez Carreño 24/6/26 11.54pm TRIAJE 327 ZAMBRANO DOMINI 18274233) 39 F Hospital Universitario de Caracas 25/6/26 pm 328 Cesar Pacheco 26327366)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002929687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329 Ana Dias 10576803)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330 Adriana vestidas 17856045)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331 Ana aguilera 20003134)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332 Petra Sucre 2945823)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333 wilian alvarez 16125101) </w:t>
      </w:r>
      <w:ins w:author="Maria Perdomo" w:id="12" w:date="2026-06-26T14:45:42Z">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OSAL</w:t>
        </w:r>
      </w:ins>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334 Alexandra Cardenas 28143770)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335 Francis Medina 285659)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336 Cruz Hernandez 4636722)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337 Fran Rondon 19659867)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338 leonardo Becerra 34800366)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339 Cenaida Paredez 6405488)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340 Oriana Ramirez 27006264)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341 Alexandra Cardenas 28143770)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342 Judid paredes 3883421)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343 yadira Cordero 12763837)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344 Dayana Rondon 18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345 Crisdellis Quintero 32865296)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49731445312"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346 Eric godoy 18749225)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49731445312"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347 Naylbi Molina 29768360)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49731445312"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348 Maria Zamora 27044236)</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128730773926" w:lineRule="auto"/>
        <w:ind w:left="1124.2028045654297" w:right="402.333984375" w:hanging="55.32981872558594"/>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349 Manuel Gomez 18814839)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1054687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350 Ayari Castillo 26327913)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351 Nathacha Medina 29565365)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352 Ibsen Iglesias 32359883)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353 Fleici Valero 13574764)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354 Maria guillen 6059288)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355 Juver Garcia 27377514)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356 Crisbel Granado 23926261)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357 Wuilliams Martinez 19367804)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358 Mailin Lopez 15541666)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359 Thais Lopez 13641870)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360 Angel Fernandez 16310014)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361 Genesis Bracamorite 31428533)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362 Samuel peroza 33020891)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363 Rosalinda Viera 12717087)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364 Candelario Vovis 9416493)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365 Lourdes Dropeza 14312752)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366 Milagro palma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367 Rodrigo Fernandez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368 Alvaro Ortiz 4163469)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369 Barbara Quintero 13422890)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370 Rosa Marcano 4493435)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371 Adriana Sandoval 34518879)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372 Victoria Miranda 34054588)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373 Jose Gutierrez 28747519)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374 Eduar orana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49731445312"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375 Mileibis Gonzalez 26468240)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49731445312"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376 Emira Guerra 26019884)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49731445312"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377 Keilimar Garcia 32543420)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128730773926" w:lineRule="auto"/>
        <w:ind w:left="1124.2028045654297" w:right="402.333984375" w:hanging="55.32981872558594"/>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378 Gabriel brizuela 32781459)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1054687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379 Viviana Carrizo 33232603)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380 Diego Garcia 33423811)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381 Venni Marcano 10384289)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382 Manuela D Anzola 296723)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383 Gonzalo León 22916224)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384 Celiana Mijares 19734177)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385 yonny Ortoño 5199652)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386 yunior tirado 26372024)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387 Emili Mosquera 28285779)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388 Victor dias 11517536)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389 Maria araque 28100561)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390 Maryuri sedeño 14194021)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391 Barbara Ramirez 18461886)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392 David Brito 30678485)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393 Marlene davila 19102824)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394 Maria Moreno 5613119)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395 Fredy Rodriguez 14424783)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396 Fernanda Figueira 81659048)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397 yose palma 6448839)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398 Carmen angarita 12060080)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24.2028045654297"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399 yoandri Colina 25872328)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17.9822540283203" w:right="0" w:firstLine="0"/>
        <w:jc w:val="left"/>
        <w:rPr>
          <w:b w:val="1"/>
          <w:bCs w:val="1"/>
          <w:i w:val="0"/>
          <w:iCs w:val="0"/>
          <w:smallCaps w:val="0"/>
          <w:strike w:val="0"/>
          <w:color w:val="000000"/>
          <w:sz w:val="21.44999885559082"/>
          <w:szCs w:val="21.44999885559082"/>
          <w:u w:val="none"/>
          <w:shd w:fill="auto" w:val="clear"/>
          <w:vertAlign w:val="baseline"/>
          <w:rPrChange w:author="Daniel Teran" w:id="13" w:date="2026-06-26T15:38:27Z">
            <w:rPr>
              <w:rFonts w:ascii="Arial" w:cs="Arial" w:eastAsia="Arial" w:hAnsi="Arial"/>
              <w:b w:val="0"/>
              <w:bCs w:val="0"/>
              <w:i w:val="0"/>
              <w:iCs w:val="0"/>
              <w:smallCaps w:val="0"/>
              <w:strike w:val="0"/>
              <w:color w:val="000000"/>
              <w:sz w:val="21.44999885559082"/>
              <w:szCs w:val="21.4499988555908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400 yermin baptista 31948173) </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17.9822540283203"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401 Sandra Dias 11638321)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17.9822540283203"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402 Juana de Santiago 11688834)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3447265625" w:line="240" w:lineRule="auto"/>
        <w:ind w:left="1117.9822540283203" w:right="0" w:firstLine="0"/>
        <w:jc w:val="left"/>
        <w:rPr>
          <w:b w:val="1"/>
          <w:bCs w:val="1"/>
          <w:i w:val="0"/>
          <w:iCs w:val="0"/>
          <w:smallCaps w:val="0"/>
          <w:strike w:val="0"/>
          <w:color w:val="000000"/>
          <w:sz w:val="21.44999885559082"/>
          <w:szCs w:val="21.44999885559082"/>
          <w:u w:val="none"/>
          <w:shd w:fill="auto" w:val="clear"/>
          <w:vertAlign w:val="baseline"/>
          <w:rPrChange w:author="Daniel Teran" w:id="14" w:date="2026-06-26T15:38:37Z">
            <w:rPr>
              <w:rFonts w:ascii="Arial" w:cs="Arial" w:eastAsia="Arial" w:hAnsi="Arial"/>
              <w:b w:val="0"/>
              <w:bCs w:val="0"/>
              <w:i w:val="0"/>
              <w:iCs w:val="0"/>
              <w:smallCaps w:val="0"/>
              <w:strike w:val="0"/>
              <w:color w:val="000000"/>
              <w:sz w:val="21.44999885559082"/>
              <w:szCs w:val="21.4499988555908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403 Yoni Ortuño 5199693) </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49731445312" w:line="240" w:lineRule="auto"/>
        <w:ind w:left="1117.9822540283203"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404 Ana Olivero 4281217)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49731445312" w:line="240" w:lineRule="auto"/>
        <w:ind w:left="1117.9822540283203"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405 Marlin Martinez 10576899)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49731445312" w:line="240" w:lineRule="auto"/>
        <w:ind w:left="1117.9822540283203"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406 Juan Garcia 17755829)</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128730773926" w:lineRule="auto"/>
        <w:ind w:left="1117.9822540283203" w:right="402.333984375" w:hanging="49.10926818847656"/>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407 AMilcar Stabilito 23241059)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10546875" w:line="240" w:lineRule="auto"/>
        <w:ind w:left="1117.9822540283203"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408 Yodalis Navas 30072743)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17.9822540283203"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409 Gabriel Joncaluez 82230906)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17.9822540283203"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410 Zoraida de Mattines 6092167)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1133.9021301269531" w:right="0" w:firstLine="0"/>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411 Elizabeth González 17709218)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419.4125747680664" w:lineRule="auto"/>
        <w:ind w:left="1117.9822540283203" w:right="344.34326171875" w:firstLine="0"/>
        <w:jc w:val="both"/>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412 Petra sitre 2945823) TraumaShock 413 Wilian Alvarez 16125101) TraumaShock 414 Alexandra Cardenas 28143770) TraumaShock 415 Francis Medina 285659) TraumaShock 416 Cruz Hernandez 4636722) TraumaShock 417 Fran Rondon 19659867) TraumaShock 418 leonardo Becerra 34800366) TraumaShock 419 Cruzcenaida Paredez 6405488) TraumaShock 420 Oriana Ramirez 27006264) TraumaShock 421 alexandra Cardena 28143770) TraumaShock 422 Yudi Paredes 388344) TraumaShock 423 Adriana Bastido 17856045) TraumaShock 424 Ana aguilera 20003134) TraumaShock 425 Juan Salazar 27044236) TraumaShock 426 Beronica Bastardo 30170626) TraumaShock 427 Isabel Gonzales 29701695) TraumaShock 428 Elianni idalgo 32976229) TraumaShock 429 Franleydi lopez TraumaShock 430 Yenni Marcano 18384289) Triaje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30810546875" w:line="419.4125461578369" w:lineRule="auto"/>
        <w:ind w:left="1117.9822540283203" w:right="1138.92333984375" w:firstLine="0"/>
        <w:jc w:val="both"/>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431 Manuela De anzola 296723) Triaje 432 Gonzalo León 22916224) Triaje 433 Celiana Mijares 19734177) Triaje 434 Yonny ortuño 5199652) Triaje 435 Ana Fernandez 25699054) Triaje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4126892089844" w:lineRule="auto"/>
        <w:ind w:left="1117.9822540283203" w:right="402.333984375" w:hanging="49.10926818847656"/>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Num Apellidos y Nombres CI Edad Sexo Procedencia Ingresados x sismo a: Fecha de actualización Hora de Actualización Servicio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436 Alejandra soja 6904629) Triaje 437 Eiban yegue 24058780) Triaje 438 Marcela bernal 6049995) Triaje 439 Valeria Azocar 28544619) Triaje 440 Anabela Morillo 34588981) Triaje 441 Lesvia Morales 5965096) Triaje 442 Merido Bueno 17158021) Triaje 443 Maria Montolla 25025734) Triaje 444 Karleidi Rivero 36091784) Triaje 445 Isabel torres 4718019) Triaje 446 Duflar Lopez 12115323) Triaje 447 Yaneli Acosta 31760907) Triaje 448 Meri Chavez 81462470) Triaje 449 Elisabeth Chacón 27374286) Triaje 450 Medina Parra Fernando José 5 El Junquito Pediatría 451 Polanco Yauripoma Lean Santiago 5 Av. Baralt Pediatría 452 Parica Parica Laryan Yaque 1 Pediatría 453 Mia Acevedo 7 M Catia La Mar Pediatría 454 Brito Antonela 11 Catia Pediatría 455 Gonzales Velasquez Fabián 7 M Catia La Mar Pediatría 456 Orozco Pelaez Diego 8-9 Pediatría 457 Vergara Blanca Aranza 11 Taraguarena Pediatría 458 Rodriguez Olivo Joelvinger Jesus 9 La Guaira Pediatría 459 eduanyeli Valentine Perez Olibo 1 La Guaira Pediatría 460 Emili Ramos 10 Catia La Mar Pediatría 461 Zamara Valentine del Monte 10 La Guaira Pediatría 462 Yordano Flores 1 La Guaira Pediatría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58.2406997680664" w:lineRule="auto"/>
        <w:ind w:left="1129.9285125732422" w:right="20835.615234375" w:firstLine="223.7281036376953"/>
        <w:jc w:val="left"/>
        <w:rPr>
          <w:rFonts w:ascii="Arial" w:cs="Arial" w:eastAsia="Arial" w:hAnsi="Arial"/>
          <w:b w:val="0"/>
          <w:bCs w:val="0"/>
          <w:i w:val="0"/>
          <w:iCs w:val="0"/>
          <w:smallCaps w:val="0"/>
          <w:strike w:val="0"/>
          <w:color w:val="000000"/>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 </w:t>
      </w:r>
      <w:r w:rsidDel="00000000" w:rsidR="00000000" w:rsidRPr="00000000">
        <w:rPr>
          <w:rFonts w:ascii="Arial" w:cs="Arial" w:eastAsia="Arial" w:hAnsi="Arial"/>
          <w:b w:val="0"/>
          <w:bCs w:val="0"/>
          <w:i w:val="0"/>
          <w:iCs w:val="0"/>
          <w:smallCaps w:val="0"/>
          <w:strike w:val="0"/>
          <w:color w:val="000000"/>
          <w:sz w:val="21.44999885559082"/>
          <w:szCs w:val="21.44999885559082"/>
          <w:u w:val="none"/>
          <w:shd w:fill="auto" w:val="clear"/>
          <w:vertAlign w:val="baseline"/>
          <w:rtl w:val="0"/>
        </w:rPr>
        <w:t xml:space="preserve">fallecida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566162109375" w:right="0" w:firstLine="0"/>
        <w:jc w:val="left"/>
        <w:rPr>
          <w:rFonts w:ascii="Arial" w:cs="Arial" w:eastAsia="Arial" w:hAnsi="Arial"/>
          <w:b w:val="1"/>
          <w:bCs w:val="1"/>
          <w:i w:val="0"/>
          <w:iCs w:val="0"/>
          <w:smallCaps w:val="0"/>
          <w:strike w:val="0"/>
          <w:color w:val="ffffff"/>
          <w:sz w:val="21.44999885559082"/>
          <w:szCs w:val="21.44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44999885559082"/>
          <w:szCs w:val="21.44999885559082"/>
          <w:u w:val="none"/>
          <w:shd w:fill="auto" w:val="clear"/>
          <w:vertAlign w:val="baseline"/>
          <w:rtl w:val="0"/>
        </w:rPr>
        <w:t xml:space="preserve">Estatus</w:t>
      </w:r>
      <w:r w:rsidDel="00000000" w:rsidR="00000000" w:rsidRPr="00000000">
        <w:rPr>
          <w:rtl w:val="0"/>
        </w:rPr>
      </w:r>
    </w:p>
    <w:sectPr>
      <w:pgSz w:h="15840" w:w="24480" w:orient="landscape"/>
      <w:pgMar w:bottom="0" w:top="1156.6552734375" w:left="0" w:right="1492.2875976562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 fernandez" w:id="0" w:date="2026-06-26T15:10:02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Hola, quiero ayudar a transcribir. YA tengo varias listas en texto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