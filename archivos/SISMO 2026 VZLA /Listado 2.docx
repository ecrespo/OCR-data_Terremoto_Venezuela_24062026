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REGISTRO MAESTR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DE PACIENTES – SIS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0" w:right="-4.0002441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buscar: use Ctrl+F (Windows) o Cmd+F (Mac) y escri</w:t>
      </w:r>
    </w:p>
    <w:tbl>
      <w:tblPr>
        <w:tblStyle w:val="Table1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</w:t>
            </w:r>
          </w:p>
        </w:tc>
      </w:tr>
      <w:tr>
        <w:trPr>
          <w:cantSplit w:val="0"/>
          <w:tblHeader w:val="0"/>
          <w:trPrChange w:author="Humberto Irady" w:id="0" w:date="2026-06-26T15:24:28Z">
            <w:trPr>
              <w:cantSplit w:val="0"/>
              <w:trHeight w:val="304.7998046875" w:hRule="atLeast"/>
              <w:tblHeader w:val="0"/>
            </w:trPr>
          </w:trPrChange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umberto Irady" w:id="0" w:date="2026-06-26T15:24:28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umberto Irady" w:id="0" w:date="2026-06-26T15:24:28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umberto Irady" w:id="0" w:date="2026-06-26T15:24:28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OROZCO YUSBELIS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umberto Irady" w:id="0" w:date="2026-06-26T15:24:28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CUYA</w:t>
            </w:r>
            <w:del w:author="Agreda M Andrea S" w:id="1" w:date="2026-06-26T15:58:27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N </w:delText>
              </w:r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OJEDA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YILMAR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pPrChange w:author="Agreda M Andrea S" w:id="0" w:date="2026-06-26T15:58:28Z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63.54095458984375" w:right="0" w:firstLine="0"/>
                  <w:jc w:val="left"/>
                </w:pPr>
              </w:pPrChange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MOYANO JAIME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BENEDETI YORLIANIS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TRIGOSO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MARRERO YORGELIS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TOVAR LUISONA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CARILLO YASMIN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NOGUERA FABIAN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CASTELLANO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BARAJA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SANDOVAL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del w:author="Agreda M Andrea S" w:id="3" w:date="2026-06-26T15:58:30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ESC</w:delText>
              </w:r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ALON</w:delText>
              </w:r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A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SOSA EMILIA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SANCHEZ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MENDOZA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ANTEQUIA MAYULI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MONTIL</w:t>
            </w:r>
            <w:del w:author="Marianny Herrera Cabrera" w:id="5" w:date="2026-06-26T15:34:13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L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ZAMBRANO DOMINI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PALACIO JHON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CORTEZ NOELI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PANTOJA 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DANTOJA TONI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HANMA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MORALES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COA DEIVIS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RUEDA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ROSIER LIZ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OJEDA YONTACO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GEMA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YOLERFAN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MAIKEL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SOMOZA RIAND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SOLORZANO OMARÑO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VERDE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LU DINGPI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WU HUA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WU SUSUP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NATHALIA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PATRICIA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 S ELIOSE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PEREZ ARIANI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WUIKMER/WILMER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EDIS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Hospital Universitario de Caracas </w:t>
            </w:r>
            <w:ins w:author="Maro Gallardo" w:id="6" w:date="2026-06-26T14:57:18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t xml:space="preserve">BBC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GOSLING HAIRMON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ABREU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SILVA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GOSLING RAYMOND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MENDOZA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RAMOS/SILVA MARYELIS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SILVA INDIANA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GUZMAN ANGELICA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ELEYSA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MARBELIS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YALITZA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ZHANGYOU CHEN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CHEN BOYE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BARRETO IRAMA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MOISES (menor)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CECALIO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MOY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OMAÑA RAIZA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BELANDRIA JOFFRE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BEGOCHEA REINALDO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MACHADO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HERNÁNDEZ JACKELINE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TINGY JOSÉ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CAMILA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LLORET LAURA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LLORET LILIANA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CEDEÑO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VARELA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ARTEAGA BETI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GUERRA PETRA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GARCÍA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ALVARADO NAIROBIS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QUERALES ALEIDA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JORGE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SÁNCHEZ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CINDY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PABÓN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COLMENA</w:t>
            </w:r>
            <w:ins w:author="María Villegas" w:id="7" w:date="2026-06-26T14:26:52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t xml:space="preserve"> OIT </w:t>
              </w:r>
            </w:ins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RAS YADHER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MARY DURÓN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CONTRERAS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MORENO YADER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ESPINOSA FERMÍNE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CAPELLA HAROLD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VALENCIA ELIX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SANELLY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MAYOR HENDERSON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MARIOLY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HADDAN YALEISY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ALBINO WALTER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LAMA DANIELA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HERLANE LÓPEZ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NEIBOY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CIPRIOTA SEVILLE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QUETOY YSABEL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PASTONO GYAMILY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PINDIOLE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KLIN ALFONSO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SALAZAR CAROLINE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MARTÍNEZ YAMILITH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PENA YOHSEN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ZEALARIO ALEXIS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ENDER RANGEL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YACHER NANCY DURÁN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VALERIA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YARLYS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FERMÍNE ESPINOSA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HAROLD CAPELLA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ALEX PALENCIA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DANELY RODRÍGUEZ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HELINSSON AQUINO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YALEISY HADDAN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GORDOFÓN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CERVELAN FERMÍNE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TORREALBA NUVIA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ISCALA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ABREU PAULINA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TRUJILLO ELIAN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LISCANO PEDRO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KATIUSKA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ARRIETA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BALBUENO WILMED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WINCHESTER KELLYS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VEGA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RONDÓN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RENGIFO GUILLERMINA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OLGA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ISOLIBETH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SILIBETO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BORGES LILIANE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ALAYON SUHYN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BISVAL CLARA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KENIL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PORTILLO OMAR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SUAREZ RENE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CALDERA LEWIS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BLANCOS YESSICA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FABINA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MILANO GLADIVSKA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VASCONCELO ANDREINA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PIRETO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BARRETO RICARDO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OBREGON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CABEZA KARINA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CHACÓN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HADDY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CASTAÑO DANA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TORRES MILAGROS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GABRIELA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ARTEAGA GLADYS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VILCHEZ BRAYAN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FUENTES ALBERTO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PEREZ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MARABITO JOSEANI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ABELLO MATILDE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EDUARDO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DIVITO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GUERRERO DEIVERSON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CÓRDOVA ARNALDO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REY JENNICEL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RIVERO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NEISY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ROJAS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STEPHANY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CASTRO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</w:t>
            </w:r>
            <w:del w:author="Metro Bus" w:id="8" w:date="2026-06-26T15:22:24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ALON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SERRANO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ROMERO JOSE </w:t>
            </w:r>
            <w:ins w:author="Enmanuel N" w:id="9" w:date="2026-06-26T15:59:34Z"/>
            <m:oMath/>
            <w:ins w:author="Enmanuel N" w:id="9" w:date="2026-06-26T15:59:34Z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GUAVINI EFREN P.2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CISNERO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JOSEFINA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ISAEL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HASAEL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BETANCOURT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IZQUIERDO IRAIMA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VASQUE LUIS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ALBE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ALBIMAR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EFRAIN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MENDEZ YESIRE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ESTEFANÍA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DELGADO EDIMAR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OLDAZ LUISANA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MACHADO ANARELLA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FRONTADO MIEL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SIMENEZ AXIEL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PEDRON JESÚS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GOYO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OMASIENTO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CABARCA VENDEZILÍN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SEQUELA 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SALAZAR ARTURO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SANDOVAL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MIRANDA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GUTIERREZ JOSE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ORANA EDUAR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MILEIBIS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HEILIMAR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BRIZUELA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CARRIZO VIVIANA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YENNI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 ANZOLA 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LEON GONZALO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CELIANA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PACHECO CESAR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URDIDAS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AGUILERA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PETNA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ALVAREZ WILLIAN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HERNANDEZ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BECERRA LEONARDO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CENEIDA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ORIANA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VIERA YULID PAREDES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CORDERO YADIRA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DAYANA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QUINTERO CRISDALIS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GODOY 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MOLINA NAGIBI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ECHARA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GOMEZ 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AYARI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MEDINA NATHACHA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IGLESIAS IHSEN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VALERO MARIA FELICIA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GUILLEN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JUVYER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GRANADO CRISBEL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NATIN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THAIS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BRACAMONTE GENESIS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PEROZA SAMUEL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VIERA ROSALINDA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NOVIS CANDELARIO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LOURDES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PALMA MILAGRO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ORTIZ ALVARO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QUINTERO BARBARA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TIRADO YUNIOR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MOSQUERA EMILI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ARAQUE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BARBARA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BRITO DAVID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DAVILA MARLENE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FREDY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FIGUEIRA FERNANDA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PALMA YOSE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ANGARITA CARMEN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COLINA YOANDRI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YAPTISTA YERMIN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 SANTIAGO JUANA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OLIVERO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MARLIN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YENNI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 ANZOLA 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LEON GONZALO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CELIANA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AGUILERA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SOJA ALEJANDRA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YEGUE EIBAN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BERNAL MARCELA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AZOCAR VALERIA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MORILLO ANABELA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MORALES LESVIA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BUENO MERIDO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MONTOLLA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RIVERO MARLEIDI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TORRES ISABEL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DUFAR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YANELI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CHAVEZ NERI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CHACON ELIZABETH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ELIZABETH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PETNA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ALVAREZ WILLIAN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HERNANDEZ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BECERRA LEONARDO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CRUZENDIDA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ORIANA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YULID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IDAGO ELIANNI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BASTIDO VERONICA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ISABEL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LEYDI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ESTABILITO ANICAR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NAVAS YODALIS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ZORAIDA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70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STRO DE PACIENTES – SISMO VENEZUELA 2026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40.472259521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Ctrl+F (Windows) o Cmd+F (Mac) y escriba el nombre o cédula</w:t>
      </w:r>
    </w:p>
    <w:tbl>
      <w:tblPr>
        <w:tblStyle w:val="Table9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24.140.952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0412-9970844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ROSALIA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10.235.290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0424-2927910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FLORIDA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12.066.889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0424-4437142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22.316.562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0424-5364882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PLAZA VENEZUELA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26.346.743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0426-3844124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MARICHE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25.846.221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0424-1737018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ALTAMIRA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8.418.724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0412-1290170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VEGA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31.331.652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0414-0209230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PARACOTO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del w:author="Keily Alfonzo" w:id="10" w:date="2026-06-26T16:03:2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1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7.443.980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0412-6392426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5.424.760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0412-1825267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ROSALES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ins w:author="Keily Alfonzo" w:id="11" w:date="2026-06-26T16:03:28Z"/>
                <w:sz w:val="19.920000076293945"/>
                <w:szCs w:val="19.920000076293945"/>
                <w:rPrChange w:author="Keily Alfonzo" w:id="12" w:date="2026-06-26T16:03:28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Keily Alfonzo" w:id="11" w:date="2026-06-26T16:03:28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0424-2850105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21.364.204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17.491.087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4.029.093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0424-2577096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AVENIDA LECUNA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6.482.918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0414-9081729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3.409.148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0414-3367038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VICTORIA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32.320.251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0412-3574177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TEQUES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33.230.043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0424-2414874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 AGUSTIN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5.343.446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0424-1519166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12.882.457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0424-5860106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CACIQUE TIUNA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22.513.789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0412-9854079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MONTALBAN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10.813.576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0414-1878802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CEMENTERIO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18.274.233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0412-2913570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25.304.211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0412-5749550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22.538.576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36.085.467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13.409.559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5.072.832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0424-2183524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PASCUAL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0424-3357891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VARGAS LAGUNILLAS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32.807.709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 EL TREBOL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18.780.841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0424-1534022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15.430.608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0416-7089152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LIBERTADOR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26.068.002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0412-9095086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13.470.155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0424-8168787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 COCHE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27.797.121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0416-7537984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28.136.168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0412-3475759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16.208.203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0412-2091099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15.267.293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0412-2983051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31.445.070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0412-3175785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0412-8162456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8.358.411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0424-3579081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</w:tbl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8229616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0412-3958541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34.553.337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0412-3758541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36.192.938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32.790.475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11.061.197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24.175.821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0414-7335723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15.332.705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0412-9646938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6.045.544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TAMARINDO / 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0412-2728549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0414-5215646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15.810.058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Hoyo de la Puerta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20.562.844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LA MAR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0412-2520602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6274191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32.111.741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Caracas / La Guaira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14.929.760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0412-0109465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13.717.596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0424-2668717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 Carabobo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Fuerzas Armadas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Valles del Tuy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Misión Vivienda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Monica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12067370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4806707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20101410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Barinas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22262602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Barquisimeto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99289918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</w:tbl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3er plan de la Selva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Pio Caído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Escalipto San Blas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Principal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Mosquito de Morolina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Ly/ Guiñare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Se. Grativia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Cortada de Calle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Magallanes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Carabilla + Sector Río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San Isidro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 Suere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Nueva Torre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Amador Cura Iza Macarao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Paraísos de #13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Js. Vi Gallego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41498435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34518879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34054588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28447519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26468240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32543420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32781459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33232603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33423811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17856045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12763837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32865296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18749225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29768360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27044236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18814839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32359883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13374764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6059288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27377514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23926261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19367804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15541666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13641870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16310014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31428533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33020891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12717087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9416493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14312752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41634669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13422890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26372024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28285779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11537536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28100561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18461886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30678485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19102824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5613119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14424783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81659048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64488239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12660680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25872328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13948173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11638321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11688834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4281217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17755829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6904629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24058780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6049995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28544619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34588981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17158021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25025734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36091784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4718019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12115323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31760907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81462470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2734286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17709218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32976229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30170626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29701695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23241059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82230906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6092167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49449157714844" w:lineRule="auto"/>
              <w:ind w:left="58.75999450683594" w:right="336.6998291015625" w:firstLine="5.1792144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Nuevo ingreso / Hermano / Caída 2:16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5789794921875" w:hanging="4.382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Traumatismo Ext/Desblo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5999450683594" w:right="339.28955078125" w:firstLine="6.374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 reg golpe maxilo / Sola / Caída 2:19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33.311767578125" w:hanging="10.1592254638671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Traumatis. encéfalo leve / Mamá / Caída 2:20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2.840576171875" w:hanging="1.394424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QVOg e. lacera Scap / Mamá / Caída 2:30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63.1976318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lumba torácica / Sola / Caída 2:36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4.57679748535156" w:right="62.40203857421875" w:firstLine="10.15914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Her. cortada / Sola / Acc Moto 2:50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802001953125" w:right="544.663696289062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B/edemat guiñat morita / Mamá / Caída 2:56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4.73594665527344" w:right="92.08221435546875" w:hanging="11.354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Traumate. Elbon + muscular / Hija / Caída 3:00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79997253417969" w:right="43.87481689453125" w:firstLine="4.58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odf con lacera / Sola / Consulta 3:21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79840087890625" w:firstLine="0.9960174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facial + Trauma temporal / Sola / Patín 3:25 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542121887207" w:lineRule="auto"/>
              <w:ind w:left="58.75999450683594" w:right="364.78668212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Contusion h. guaro / Sola / Consulta 3:46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73.351440429687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Les. puncta de ante #18 / Mamá / Caída 3:47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816162109375" w:firstLine="5.77674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Fractura de propina / Sola / Golpe 3:50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1.38954162597656" w:right="352.237548828125" w:firstLine="7.370452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Cassila para / Sola / Caída 4:10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48.79997253417969" w:right="108.41705322265625" w:firstLine="15.33836364746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Prosganda abdominal / Sola / Acc Moto 4:15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7.16636657714844" w:right="287.696533203125" w:firstLine="7.9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Fx/edem. de la ulna alt. izq. 5:11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Hijo / Caída 6:57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Fío / Caída 6:58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7:04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Esposo / Caída 7:07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384033203125" w:right="172.957763671875" w:firstLine="6.374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Her. cuta 8l / Caída 7:14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Papá / Caída 7:20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Sobrín / Caída 7:30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Amiga / Caída 7:46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 / Caída 7:56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Caída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Hermanos / Caída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5765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Triaje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traumachk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2.92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DOMINGO LUCIANI</w:t>
      </w:r>
    </w:p>
    <w:tbl>
      <w:tblPr>
        <w:tblStyle w:val="Table2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592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TORREALBA NUVIA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GARCIA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ISCALA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ABREU PAULINA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TRUJILLO ELIAN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LISCANO PEDRO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MARCANO KATIUSKA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ARRIETA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BALBUENO WILMED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WINCHESTER KELLYS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VEGA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RONDÓN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RENGIFO GUILLERMINA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GONZALEZ OLGA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MIJARES ISOLIBETH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URBINA SILIBETO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BORGES LILIANE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ALAYON SUHYN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BISVAL CLARA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RIVAS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KENIL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PORTILLO OMAR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SUAREZ RENE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CALDERA LEWIS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BLANCOS YESSICA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RIVAS FABINA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MILANO GLADIVSKA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VASCONCELO ANDREINA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PIRETO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BARRETO RICARDO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OBREGON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CABEZA KARINA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GONZALEZ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CHACÓN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LOPEZ HADDY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CASTILLO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CASTAÑO DANA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TORRES MILAGROS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PARRA GABRIELA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ARTEAGA GLADYS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VILCHEZ BRAYAN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FUENTES ALBERTO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PEREZ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MARABITO JOSEANI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ABELLO MATILDE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RODRIGUEZ EDUARDO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DIVITO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GUERRERO DEIVERSON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CÓRDOVA ARNALDO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REY JENNICEL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RIVERO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BLANCO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FERNANDEZ NEISY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ROJAS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GONZALEZ STEPHANY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GONZALEZ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CASTRO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ESC</w:t>
            </w:r>
            <w:del w:author="Metro Bus" w:id="8" w:date="2026-06-26T15:22:24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ALON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SERRANO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ROMERO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GUAVINI EFREN P.2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CISNERO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JOSEFINA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ACOSTA ISAEL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ACOSTA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ACOSTA HASAEL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BETANCOURT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IZQUIERDO IRAIMA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VASQUE LUIS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ALBE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GONZALEZ ALBIMAR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FERNANDEZ EFRAIN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MENDEZ YESIRE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ESTEFANÍA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DELGADO EDIMAR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OLDAZ LUISANA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MACHADO ANARELLA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FRONTADO MIEL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SIMENEZ AXIEL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PEDRON JESÚS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GOYO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OMASIENTO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BLANCO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CABARCA VENDEZILÍN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SEQUELA 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SALAZAR ARTURO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744110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 LUCIANI</w:t>
      </w:r>
    </w:p>
    <w:tbl>
      <w:tblPr>
        <w:tblStyle w:val="Table2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.98779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UNIVERSITARIO DE CARACAS</w:t>
      </w:r>
    </w:p>
    <w:tbl>
      <w:tblPr>
        <w:tblStyle w:val="Table3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OROZCO YUSBELIS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24.140.952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0412-9970844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CUYAN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10.235.290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0424-2927910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OJEDA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12.066.889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0424-4437142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RAMIREZ YILMAR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22.316.562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0424-5364882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MOYANO JAIME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26.346.743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0426-3844124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BENEDETI YORLIANIS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25.846.221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0424-1737018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TRIGOSO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8.418.724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0412-1290170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MARRERO YORGELIS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31.331.652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0414-0209230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TOVAR LUISONA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17.443.980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0412-6392426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CARILLO YASMIN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5.424.760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0412-1825267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NOGUERA FABIAN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0424-2850105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CASTELLANO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21.364.204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BARAJA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17.491.087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SANDOVAL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4.029.093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0424-2577096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ESC</w:t>
            </w:r>
            <w:del w:author="Metro Bus" w:id="8" w:date="2026-06-26T15:22:24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ALON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6.482.918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0414-9081729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SOSA EMILIA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3.409.148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0414-3367038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SANCHEZ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32.320.251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0412-3574177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LOPEZ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33.230.043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0424-2414874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MENDOZA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5.343.446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0424-1519166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ANTEQUIA MAYULI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12.882.457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0424-5860106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22.513.789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0412-9854079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MONTILLA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10.813.576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0414-1878802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ZAMBRANO DOMINI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18.274.233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0412-2913570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PALACIO JHON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25.304.211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0412-5749550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CORTEZ NOELI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22.538.576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PANTOJA 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36.085.467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DANTOJA TONI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13.409.559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HANMA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5.072.832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0424-2183524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0424-3357891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MORALES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32.807.709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COA DEIVIS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18.780.841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0424-1534022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RUEDA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15.430.608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0416-7089152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ROSIER LIZ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26.068.002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0412-9095086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OJEDA YONTACO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13.470.155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0424-8168787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GEMA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27.797.121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0416-7537984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ACOSTA YOLERFAN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28.136.168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0412-3475759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RODRIGUEZ MAIKEL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16.208.203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0412-2091099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SOMOZA RIAND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15.267.293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0412-2983051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SOLORZANO OMARÑO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31.445.070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0412-3175785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LA VERDE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0412-8162456</w:t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LU DINGPI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8.358.411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0424-3579081</w:t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WU HUA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8229616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0412-3958541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WU SUSUP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34.553.337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0412-3758541</w:t>
            </w:r>
          </w:p>
        </w:tc>
      </w:tr>
    </w:tbl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NATHALIA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36.192.938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PATRICIA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32.790.475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ELIOSE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11.061.197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0426-1507138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PEREZ ARIANI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24.175.821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0414-7335723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IBARRA WUIKMER/WILMER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15.332.705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0412-9646938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EDIS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6.045.544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0412-2928549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OROPEZA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0412-2728549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OROPEZA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GOSLING HAIRMON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0414-5215646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ABREU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15.810.058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SILVA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20.562.844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GOSLING RAYMOND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0412-2520602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MENDOZA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6274191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RAMOS/SILVA MARYELIS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32.111.741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SILVA INDIANA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14.929.760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0412-0109465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GUZMAN ANGELICA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13.717.596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0424-2668717</w:t>
            </w:r>
          </w:p>
        </w:tc>
      </w:tr>
    </w:tbl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6932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RIO DE CARACAS</w:t>
      </w:r>
    </w:p>
    <w:tbl>
      <w:tblPr>
        <w:tblStyle w:val="Table33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FLORIDA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PLAZA VENEZUELA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ALTAMIRA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PARACOTO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ROSALES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AVENIDA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TEQUES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 AGUSTIN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CACIQUE TIUNA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MONTALBAN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CEMENTERIO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PASCUAL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VARGAS LAGUNILLAS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 EL TREBOL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LIBERTADOR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 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TAMARINDO / 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Hoyo de la Puerta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LA 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Caracas / 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7.9724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PÉREZ CARREÑO</w:t>
      </w:r>
    </w:p>
    <w:tbl>
      <w:tblPr>
        <w:tblStyle w:val="Table3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41498435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SANDOVAL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34518879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MIRANDA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34054588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GUTIERREZ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28447519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ORANA EDUAR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GONZALEZ MILEIBIS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26468240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RAMIREZ HEILIMAR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32543420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BRIZUELA GABRIEL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32781459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CARRIZO VIVIANA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33232603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GARCIA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33423811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MARCANO YENNI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D ANZOLA MANUELA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LEON GONZALO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MIJARES CELIANA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PACHECO CESAR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DIAS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URDIDAS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17856045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AGUILERA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SUCRE PETNA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ALVAREZ WILLIAN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SUCRE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HERNANDEZ CRUZ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RONDON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BECERRA LEONARDO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PAREDES CENEIDA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RAMIREZ ORIANA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VIERA YULID PAREDES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CORDERO YADIRA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12763837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RONDON DAYANA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QUINTERO CRISDALIS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32865296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GODOY 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18749225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MOLINA NAGIBI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29768360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ECHARA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27044236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GOMEZ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18814839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CASTILLO AYARI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MEDINA NATHACHA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IGLESIAS IHSEN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32359883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VALERO MARIA FELICIA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13374764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GUILLEN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6059288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GARCIA JUVYER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27377514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GRANADO CRISBEL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23926261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MARTINEZ WILLIAMS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19367804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LOPEZ NATIN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15541666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LOPEZ THAIS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13641870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FERNANDEZ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16310014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BRACAMONTE GENESIS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31428533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PEROZA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33020891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VIERA ROSALINDA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12717087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NOVIS CANDELARIO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9416493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OROPEZA LOURDES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14312752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PALMA MILAGRO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FERNANDEZ 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ORTIZ ALVARO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41634669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QUINTERO BARBARA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13422890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TIRADO YUNIOR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26372024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MOSQUERA EMILI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28285779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DIAS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11537536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ARAQUE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28100561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RAMIREZ BARBARA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18461886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BRITO DAVID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30678485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DAVILA MARLENE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19102824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GARCIA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5613119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RODRIGUEZ FREDY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14424783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FIGUEIRA FERNANDA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81659048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PALMA YOSE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64488239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ANGARITA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12660680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COLINA YOANDRI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25872328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YAPTISTA YERMIN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13948173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DIAS SANDRA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11638321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DE SANTIAGO JUANA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11688834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OLIVERO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4281217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MARTINEZ MARLIN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GARCIA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17755829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MARCANO YENNI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DE ANZOLA MANUELA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LEON GONZALO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MIJARES CELIANA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AGUILERA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SOJA ALEJANDRA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6904629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YEGUE EIBAN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24058780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BERNAL MARCELA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6049995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AZOCAR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28544619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MORILLO ANABELA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34588981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91 MORALES LESVIA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92 BUENO MERIDO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17158021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93 MONTOLLA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25025734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 RIVERO MARLEIDI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36091784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95 TORRES ISABEL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4718019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 LOPEZ DUFAR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12115323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 ACOSTA YANELI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31760907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 CHAVEZ NERI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81462470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 CHACON ELIZABETH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2734286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GONZALEZ ELIZABETH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17709218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101 SUCRE PETNA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102 ALVAREZ WILLIAN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104 HERNANDEZ CRUZ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 RONDON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106 BECERRA LEONARDO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107 PAREDES CRUZENDIDA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108 RAMIREZ ORIANA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109 PAREDES YULID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110 IDAGO ELIANNI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32976229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111 BASTIDO VERONICA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30170626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112 GONZALEZ ISABEL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29701695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113 LOPEZ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LEYDI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114</w:t>
            </w:r>
            <w:del w:author="Anonymous" w:id="13" w:date="2026-06-26T16:03:16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 </w:delText>
              </w:r>
            </w:del>
            <w:ins w:author="Anonymous" w:id="14" w:date="2026-06-26T16:03:54Z">
              <w:del w:author="Anonymous" w:id="13" w:date="2026-06-26T16:03:16Z"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e1620"/>
                    <w:sz w:val="30"/>
                    <w:szCs w:val="30"/>
                    <w:highlight w:val="white"/>
                    <w:rtl w:val="0"/>
                    <w:rPrChange w:author="Anonymous" w:id="15" w:date="2026-06-26T16:03:54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Amílcar Stabilitto</w:delText>
                </w:r>
                <w:r w:rsidDel="00000000" w:rsidR="00000000" w:rsidRPr="00000000">
                  <w:rPr>
                    <w:sz w:val="19.920000076293945"/>
                    <w:szCs w:val="19.920000076293945"/>
                    <w:rtl w:val="0"/>
                    <w:rPrChange w:author="Anonymous" w:id="15" w:date="2026-06-26T16:03:54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ins>
            <w:del w:author="Anonymous" w:id="13" w:date="2026-06-26T16:03:16Z"/>
            <w:ins w:author="Anonymous" w:id="16" w:date="2026-06-26T16:03:12Z">
              <w:del w:author="Anonymous" w:id="13" w:date="2026-06-26T16:03:16Z"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e1620"/>
                    <w:sz w:val="30"/>
                    <w:szCs w:val="30"/>
                    <w:highlight w:val="white"/>
                    <w:rtl w:val="0"/>
                    <w:rPrChange w:author="Anonymous" w:id="17" w:date="2026-06-26T16:03:12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Stabilito</w:delText>
                </w:r>
              </w:del>
            </w:ins>
            <w:ins w:author="Anonymous" w:id="18" w:date="2026-06-26T16:03:04Z">
              <w:del w:author="Anonymous" w:id="19" w:date="2026-06-26T16:03:53Z"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e1620"/>
                    <w:sz w:val="30"/>
                    <w:szCs w:val="30"/>
                    <w:highlight w:val="white"/>
                    <w:rtl w:val="0"/>
                    <w:rPrChange w:author="Anonymous" w:id="17" w:date="2026-06-26T16:03:12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Stabilitto</w:delText>
                </w:r>
                <w:r w:rsidDel="00000000" w:rsidR="00000000" w:rsidRPr="00000000">
                  <w:rPr>
                    <w:sz w:val="19.920000076293945"/>
                    <w:szCs w:val="19.920000076293945"/>
                    <w:rtl w:val="0"/>
                    <w:rPrChange w:author="Anonymous" w:id="20" w:date="2026-06-26T16:03:04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ins>
            <w:del w:author="Anonymous" w:id="19" w:date="2026-06-26T16:03:53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ESTABILITO </w:delText>
              </w:r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ANICAR 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23241059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 NAVAS YODALIS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 GONZALEZ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82230906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117 MARTINEZ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118 MARTINEZ ZORAIDA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6092167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67620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Z CARREÑO</w:t>
      </w:r>
    </w:p>
    <w:tbl>
      <w:tblPr>
        <w:tblStyle w:val="Table3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Triaje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traumachk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6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CRUZ ROJA</w:t>
      </w:r>
    </w:p>
    <w:tbl>
      <w:tblPr>
        <w:tblStyle w:val="Table4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ELEYSA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MARBELIS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YALITZA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ZHANGYOU CHEN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CHEN BOYE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BARRETO IRAMA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MOISES (menor)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CECALIO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MOY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OMAÑA RAIZA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BELANDRIA JOFFRE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BEGOCHEA REINALDO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MACHADO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HERNÁNDEZ JACKELINE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TINGY JOSÉ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CAMILA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LLORET LAURA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LLORET LILIANA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CEDEÑO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VARELA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ARTEAGA BETI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12067370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GUERRA PETRA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4806707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GARCÍA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20101410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ALVARADO NAIROBIS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22262602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QUERALES ALEIDA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99289918</w:t>
            </w:r>
          </w:p>
        </w:tc>
      </w:tr>
    </w:tbl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8683166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JA</w:t>
      </w:r>
    </w:p>
    <w:tbl>
      <w:tblPr>
        <w:tblStyle w:val="Table42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 Carabobo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Fuerzas Armadas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Valles del Tuy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Misión Vivienda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Monica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Barquisimeto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6.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PERIFÉRICO DE CATIA</w:t>
      </w:r>
    </w:p>
    <w:tbl>
      <w:tblPr>
        <w:tblStyle w:val="Table43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JORGE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SÁNCHEZ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CINDY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PABÓN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COLMENARAS YADHER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MARY DURÓN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CONTRERAS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MORENO YADER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ESPINOSA FERMÍNE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CAPELLA HAROLD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VALENCIA ELIX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SANELLY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MAYOR HENDERSON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MARIOLY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HADDAN YALEISY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ALBINO WALTER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LAMA DANIELA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HERLANE LÓPEZ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NEIBOY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CIPRIOTA SEVILLE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QUETOY YSABEL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PASTONO GYAMILY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PINDIOLE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</w:t>
            </w:r>
            <w:del w:author="chiquinquira nava" w:id="4" w:date="2026-06-26T12:52:59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FRAN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KLIN ALFONSO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SALAZAR CAROLINE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MARTÍNEZ YAMILITH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RIVAS 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PENA YOHSEN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ZEALARIO ALEXIS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ENDER RANGEL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YACHER NANCY DURÁN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VALERIA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YARLYS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429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FERMÍNE ESPINOSA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HAROLD CAPELLA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ALEX PALENCIA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DANELY RODRÍGUEZ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HELINSSON AQUINO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YALEISY HADDAN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GORDOFÓN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CERVELAN FERMÍNE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1578674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 CATIA</w:t>
      </w:r>
    </w:p>
    <w:tbl>
      <w:tblPr>
        <w:tblStyle w:val="Table4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6007080078125" w:right="336.57958984375" w:firstLine="5.179138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Nuevo ingreso / Hermano / Caída 2:16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458740234375" w:hanging="4.382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Traumatismo Ext/Desblo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39.168701171875" w:firstLine="6.37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 reg golpe maxilo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33.19091796875" w:hanging="10.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Traumatis. encéfalo leve / Mamá / Caída 2:20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2.7197265625" w:hanging="1.39434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QVOg e. lacera Scap / Mamá / Caída 2:30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63.077392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lumba torácica / Sola / Caída 2:36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4.57672119140625" w:right="62.281494140625" w:firstLine="10.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Her. cortada / Sola / Acc Moto 2:50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544.5434570312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B/edemat guiñat morita / Mamá / Caída 2:56 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41909790039" w:lineRule="auto"/>
              <w:ind w:left="64.73602294921875" w:right="91.961669921875" w:hanging="11.354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Traumate. Elbon + muscular / Hija / Caída 3:00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800048828125" w:right="43.7542724609375" w:firstLine="4.58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odf con lacera / Sola / Consulta 3:21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6778564453125" w:firstLine="0.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facial + Trauma temporal / Sola / Patín 3:25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64.66613769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Contusion h. guaro / Sola / Consulta 3:46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73.23120117187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Les. puncta de ante #18 / Mamá / Caída 3:47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6959228515625" w:firstLine="5.776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Fractura de propina / Sola / Golpe 3:50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1.3897705078125" w:right="352.1173095703125" w:firstLine="7.3703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Cassila para / Sola / Caída 4:10 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48.800048828125" w:right="108.2965087890625" w:firstLine="15.3384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Prosganda abdominal / Sola / Acc Moto 4:15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7.16644287109375" w:right="287.5762939453125" w:firstLine="7.96813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Fx/edem. de la ulna alt. izq. 5:11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3er plan de la Selva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Hijo / Caída 6:57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Fío / Caída 6:58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Pio Caído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7:04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Esposo / Caída 7:07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53662109375" w:right="172.8369140625" w:firstLine="6.37420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Her. cuta 8l / Caída 7:14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Escalipto San Blas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Papá / Caída 7:20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Mosquito de Morolina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Ly/ Guiñare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Sobrín / Caída 7:30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Se. Grativia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Amiga / Caída 7:46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Cortada de Calle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7:50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Magallanes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 / Caída 7:56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Carabilla + Sector Río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San Isidro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Caída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174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 Suere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Hermanos / Caída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Nueva Torre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Amador Cura Iza Macarao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Paraísos de #13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Js. Vi Gallego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0" w:top="1439.19921875" w:left="0" w:right="66.853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