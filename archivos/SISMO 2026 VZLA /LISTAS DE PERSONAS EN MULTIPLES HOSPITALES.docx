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0415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PrChange w:author="Aniel Soler" w:id="2" w:date="2026-06-26T16:09:13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8.079999923706055"/>
              <w:szCs w:val="28.079999923706055"/>
              <w:u w:val="none"/>
              <w:shd w:fill="auto" w:val="clear"/>
              <w:vertAlign w:val="baseline"/>
            </w:rPr>
          </w:rPrChange>
        </w:rPr>
      </w:pPr>
      <w:ins w:author="Felix Cedeño" w:id="1" w:date="2026-06-26T16:09:07Z">
        <w:r w:rsidDel="00000000" w:rsidR="00000000" w:rsidRPr="00000000">
          <w:rPr>
            <w:b w:val="1"/>
            <w:bCs w:val="1"/>
            <w:sz w:val="28.079999923706055"/>
            <w:szCs w:val="28.079999923706055"/>
            <w:rtl w:val="0"/>
            <w:rPrChange w:author="Aniel Soler" w:id="2" w:date="2026-06-26T16:09:13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t xml:space="preserve">f</w:t>
        </w:r>
      </w:ins>
      <m:oMath/>
      <w:ins w:author="lau fernandez" w:id="3" w:date="2026-06-26T15:15:13Z">
        <w:commentRangeStart w:id="0"/>
        <w:commentRangeStart w:id="1"/>
        <w:r w:rsidDel="00000000" w:rsidR="00000000" w:rsidRPr="00000000">
          <w:rPr>
            <w:b w:val="1"/>
            <w:bCs w:val="1"/>
            <w:sz w:val="28.079999923706055"/>
            <w:szCs w:val="28.079999923706055"/>
            <w:rtl w:val="0"/>
            <w:rPrChange w:author="Aniel Soler" w:id="2" w:date="2026-06-26T16:09:13Z">
              <w:rPr>
                <w:b w:val="1"/>
                <w:bCs w:val="1"/>
                <w:color w:val="ffffff"/>
                <w:sz w:val="28.079999923706055"/>
                <w:szCs w:val="28.079999923706055"/>
              </w:rPr>
            </w:rPrChange>
          </w:rPr>
          <w:t xml:space="preserve">Tengo varias listas pasadas a texto, quiero ayudar a organizar, como logro el acceso o se lo envio a laguien?</w:t>
        </w:r>
      </w:ins>
      <w:del w:author="Aniel Soler" w:id="4" w:date="2026-06-26T16:09:06Z">
        <w:commentRangeEnd w:id="0"/>
        <w:r w:rsidDel="00000000" w:rsidR="00000000" w:rsidRPr="00000000">
          <w:commentReference w:id="0"/>
        </w:r>
        <w:commentRangeEnd w:id="1"/>
        <w:r w:rsidDel="00000000" w:rsidR="00000000" w:rsidRPr="00000000">
          <w:commentReference w:id="1"/>
        </w:r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sz w:val="28.079999923706055"/>
            <w:szCs w:val="28.079999923706055"/>
            <w:u w:val="none"/>
            <w:shd w:fill="auto" w:val="clear"/>
            <w:vertAlign w:val="baseline"/>
            <w:rtl w:val="0"/>
            <w:rPrChange w:author="Aniel Soler" w:id="2" w:date="2026-06-26T16:09:13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rPrChange>
          </w:rPr>
          <w:delText xml:space="preserve">REGISTRO</w:delText>
        </w:r>
      </w:del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tl w:val="0"/>
          <w:rPrChange w:author="Aniel Soler" w:id="2" w:date="2026-06-26T16:09:13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8.079999923706055"/>
              <w:szCs w:val="28.079999923706055"/>
              <w:u w:val="none"/>
              <w:shd w:fill="auto" w:val="clear"/>
              <w:vertAlign w:val="baseline"/>
            </w:rPr>
          </w:rPrChange>
        </w:rPr>
        <w:t xml:space="preserve"> </w:t>
      </w:r>
      <w:ins w:author="Aniel Soler" w:id="4" w:date="2026-06-26T16:09:06Z">
        <w:r w:rsidDel="00000000" w:rsidR="00000000" w:rsidRPr="00000000">
          <w:rPr>
            <w:b w:val="1"/>
            <w:bCs w:val="1"/>
            <w:sz w:val="28.079999923706055"/>
            <w:szCs w:val="28.079999923706055"/>
            <w:rtl w:val="0"/>
            <w:rPrChange w:author="Aniel Soler" w:id="2" w:date="2026-06-26T16:09:13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rPrChange>
          </w:rPr>
          <w:t xml:space="preserve">REGISTRO</w:t>
        </w:r>
      </w:ins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tl w:val="0"/>
          <w:rPrChange w:author="Aniel Soler" w:id="2" w:date="2026-06-26T16:09:13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8.079999923706055"/>
              <w:szCs w:val="28.079999923706055"/>
              <w:u w:val="none"/>
              <w:shd w:fill="auto" w:val="clear"/>
              <w:vertAlign w:val="baseline"/>
            </w:rPr>
          </w:rPrChange>
        </w:rPr>
        <w:t xml:space="preserve">MAESTRO DE PACIENTES – SIS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0" w:right="-4.00024414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buscar: use Ctrl+F (Windows) o Cmd+F (Mac) y escri</w:t>
      </w:r>
    </w:p>
    <w:tbl>
      <w:tblPr>
        <w:tblStyle w:val="Table1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90" w:hRule="atLeast"/>
          <w:tblHeader w:val="0"/>
          <w:trPrChange w:author="Creaciones Ikail" w:id="5" w:date="2026-06-26T15:37:26Z">
            <w:trPr>
              <w:cantSplit w:val="0"/>
              <w:trHeight w:val="477.60009765625" w:hRule="atLeast"/>
              <w:tblHeader w:val="0"/>
            </w:trPr>
          </w:trPrChange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Creaciones Ikail" w:id="5" w:date="2026-06-26T15:37:2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Creaciones Ikail" w:id="5" w:date="2026-06-26T15:37:2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PrChange w:author="Aniel Soler" w:id="6" w:date="2026-06-26T15:41:07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  <w:rPrChange w:author="Aniel Soler" w:id="6" w:date="2026-06-26T15:41:07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  <w:t xml:space="preserve">HOSPITAL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Creaciones Ikail" w:id="5" w:date="2026-06-26T15:37:2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PrChange w:author="Aniel Soler" w:id="7" w:date="2026-06-26T15:41:0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  <w:rPrChange w:author="Aniel Soler" w:id="7" w:date="2026-06-26T15:41:0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Creaciones Ikail" w:id="5" w:date="2026-06-26T15:37:2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PrChange w:author="Aniel Soler" w:id="8" w:date="2026-06-26T15:40:53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  <w:rPrChange w:author="Aniel Soler" w:id="8" w:date="2026-06-26T15:40:53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  <w:t xml:space="preserve">EDAD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OROZCO YUSBELIS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645" w:hRule="atLeast"/>
          <w:tblHeader w:val="0"/>
          <w:trPrChange w:author="Mary Chirinos" w:id="9" w:date="2026-06-26T14:48:10Z">
            <w:trPr>
              <w:cantSplit w:val="0"/>
              <w:trHeight w:val="304.801025390625" w:hRule="atLeast"/>
              <w:tblHeader w:val="0"/>
            </w:trPr>
          </w:trPrChange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Mary Chirinos" w:id="9" w:date="2026-06-26T14:48:10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Mary Chirinos" w:id="9" w:date="2026-06-26T14:48:10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Mary Chirinos" w:id="9" w:date="2026-06-26T14:48:10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CUYAN </w:t>
            </w:r>
            <w:del w:author="carlos acazme" w:id="10" w:date="2026-06-26T15:20:05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F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Mary Chirinos" w:id="9" w:date="2026-06-26T14:48:10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920000076293945"/>
                <w:szCs w:val="17.920000076293945"/>
                <w:u w:val="none"/>
                <w:shd w:fill="auto" w:val="clear"/>
                <w:vertAlign w:val="baseline"/>
                <w:rPrChange w:author="David Alejandro Rangel Moreno" w:id="11" w:date="2026-06-26T15:24:42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OJEDA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</w:t>
            </w:r>
            <w:del w:author="Carlos Weil Di Miele" w:id="12" w:date="2026-06-26T15:25:04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Y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ILMAR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ins w:author="Karen Verenzuela" w:id="13" w:date="2026-06-26T15:49:47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t xml:space="preserve">l</w:t>
              </w:r>
            </w:ins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OYANO JAIME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BENEDETI YORLIANIS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</w:t>
            </w:r>
            <w:del w:author="Jose Becerra" w:id="14" w:date="2026-06-26T16:08:38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delText xml:space="preserve">I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GOSO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MARRERO YORGELIS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TOVAR LUISONA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CARILLO YASMIN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NOGUERA FABIAN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CASTELLANO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BARAJA ANDRES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SANDOVAL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ESCALONA JOAQUIN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SOSA EMILIA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SANCHEZ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FRANCISCA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MENDOZA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ANTEQUIA MAYULI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MONTILLA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ZAMBRANO DOMINI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PALACIO JHON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CORTEZ NOELI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PANTOJA RAINER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ns w:author="Daniela Navas" w:id="15" w:date="2026-06-26T15:35:51Z"/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Hospital Universitario</w:t>
            </w:r>
            <w:ins w:author="Daniela Navas" w:id="15" w:date="2026-06-26T15:35:51Z"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DANTOJA TONI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HANMA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MORALES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COA DEIVIS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RUEDA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PrChange w:author="Yorlendy Gomez Velasquez" w:id="16" w:date="2026-06-26T15:57:32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ROSIER LIZ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OJEDA YONTACO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GEMA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YOLERFAN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RODRIGUEZ MAIKEL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SOMOZA RIAND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SOLORZANO OMARÑO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VERDE VICTOR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LU DINGPI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WU HUA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WU SUSUP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NATHALIA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PATRICIA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ELIOSE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PEREZ ARIANI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IBARRA WUIKMER/WILMER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EDIS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OROPEZA SOCORRO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OROPEZA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GOSLING HAIRMON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ABREU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SILVA IBRAHIM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GOSLING RAYMOND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MENDOZA 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RAMOS/SILVA MARYELIS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SILVA INDIANA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GUZMAN ANGELICA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ELEYSA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MARBELIS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465" w:hRule="atLeast"/>
          <w:tblHeader w:val="0"/>
          <w:trPrChange w:author="angelica yepez alvarado" w:id="17" w:date="2026-06-26T15:35:38Z">
            <w:trPr>
              <w:cantSplit w:val="0"/>
              <w:trHeight w:val="304.8004150390625" w:hRule="atLeast"/>
              <w:tblHeader w:val="0"/>
            </w:trPr>
          </w:trPrChange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angelica yepez alvarado" w:id="17" w:date="2026-06-26T15:35:38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angelica yepez alvarado" w:id="17" w:date="2026-06-26T15:35:38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angelica yepez alvarado" w:id="17" w:date="2026-06-26T15:35:38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YALITZA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angelica yepez alvarado" w:id="17" w:date="2026-06-26T15:35:38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ZHANGYOU CHEN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CHEN BOYE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FRANCO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BARRETO IRAMA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MOISES (menor)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CECALIO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MOY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71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OMAÑA RAIZA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BELANDRIA JOFFRE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BEGOCHEA REINALDO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MACHADO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75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HERNÁNDEZ JACKELINE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TINGY JOSÉ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CAMILA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LLORET LAURA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79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LLORET LILIANA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CEDEÑO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VARELA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ARTEAGA BETI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GUERRA PETRA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84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GARCÍA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ALVARADO NAIROBIS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86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QUERALES ALEIDA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JORGE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SÁNCHEZ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CINDY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PABÓN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COLMENARAS YADHER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MARY DURÓN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CONTRERAS VALERIA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MORENO YADER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ESPINOSA FERMÍNE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CAPELLA HAROLD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VALENCIA ELIX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sz w:val="19.920000076293945"/>
                <w:szCs w:val="19.920000076293945"/>
                <w:rPrChange w:author="Santiago Zacarias" w:id="18" w:date="2026-06-26T15:48:48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SANELLY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MAYOR HENDERSON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MARIOLY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HADDAN YALEISY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ALBINO WALTER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ANDERSON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LAMA DANIELA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HERLANE LÓPEZ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NEIBOY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CIPRIOTA SEVILLE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QUETOY YSABEL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PASTONO GYAMILY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PINDIOLE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FRANKLIN ALFONSO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SALAZAR CAROLINE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MARTÍNEZ YAMILITH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RIVAS 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PENA YOHSEN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ZEALARIO ALEXIS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ENDER RANGEL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YACHER NANCY DURÁN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VALERIA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YARLYS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FERMÍNE ESPINOSA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HAROLD CAPELLA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ALEX PALENCIA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DANELY RODRÍGUEZ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HELINSSON AQUINO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YALEISY HADDAN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GORDOFÓN GONZALEZ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CERVELAN FERMÍNE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IBARRA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TORREALBA NUVIA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</w:tbl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ISCALA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ABREU PAULINA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TRUJILLO ELIAN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LISCANO PEDRO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KATIUSKA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ARRIETA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BALBUENO WILMED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WINCHESTER KELLYS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VEGA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RONDÓN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RENGIFO GUILLERMINA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OLGA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MIJARES ISOLIBETH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URBINA SILIBETO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BORGES LILIANE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ALAYON SUHYN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BISVAL CLARA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RIVAS FRANKENIL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PORTILLO OMAR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SUAREZ RENE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CALDERA LEWIS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BLANCOS YESSICA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RIVAS FABINA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MILANO GLADIVSKA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VASCONCELO ANDREINA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PIRETO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BARRETO RICARDO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OBREGON 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CABEZA KARINA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CHACÓN CARLOS </w:t>
            </w:r>
            <w:ins w:author="Joselin Varela" w:id="19" w:date="2026-06-26T15:25:02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t xml:space="preserve"> </w:t>
              </w:r>
            </w:ins>
            <w:ins w:author="Sabrina Pedroza" w:id="20" w:date="2026-06-26T15:44:43Z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9.920000076293945"/>
                  <w:szCs w:val="19.920000076293945"/>
                  <w:u w:val="none"/>
                  <w:shd w:fill="auto" w:val="clear"/>
                  <w:vertAlign w:val="baseline"/>
                  <w:rtl w:val="0"/>
                </w:rPr>
                <w:t xml:space="preserve">lo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HADDY 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CASTAÑO DANA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TORRES MILAGROS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PARRA GABRIELA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ARTEAGA GLADYS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VILCHEZ BRAYAN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FUENTES ALBERTO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PEREZ FRANCISCA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MARABITO JOSEANI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ABELLO MATILDE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RODRIGUEZ EDUARDO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DIVITO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GUERRERO DEIVERSON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CÓRDOVA ARNALDO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REY JENNICEL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RIVERO DANIEL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BLANCO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NEISY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ROJAS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STEPHANY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CASTRO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ESCALONA 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SERRANO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ROMERO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GUAVINI EFREN P.2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CISNERO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JOSEFINA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ISAEL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ALEXANDER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HASAEL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BETANCOURT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IZQUIERDO IRAIMA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VASQUE LUIS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ALBE 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ALBIMAR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EFRAIN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MENDEZ YESIRE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PARRA ESTEFANÍA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DELGADO EDIMAR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OLDAZ LUISANA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MACHADO ANARELLA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FRONTADO MIEL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SIMENEZ AXIEL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PEDRON JESÚS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GOYO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OMASIENTO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BLANCO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CABARCA VENDEZILÍN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SEQUELA SOFIA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SALAZAR ARTURO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ROSA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SANDOVAL ADRIANA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MIRANDA VICTORIA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GUTIERREZ JOSE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ORANA EDUAR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MILEIBIS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</w:t>
            </w:r>
            <w:ins w:author="Mariannis Caraballo" w:id="21" w:date="2026-06-26T15:47:40Z">
              <w:r w:rsidDel="00000000" w:rsidR="00000000" w:rsidRPr="00000000">
                <w:rPr>
                  <w:sz w:val="19.920000076293945"/>
                  <w:szCs w:val="19.920000076293945"/>
                  <w:rtl w:val="0"/>
                  <w:rPrChange w:author="Mariannis Caraballo" w:id="22" w:date="2026-06-26T15:47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MAYOR</w:t>
              </w:r>
            </w:ins>
            <w:del w:author="Mariannis Caraballo" w:id="21" w:date="2026-06-26T15:47:40Z">
              <w:r w:rsidDel="00000000" w:rsidR="00000000" w:rsidRPr="00000000">
                <w:rPr>
                  <w:sz w:val="19.920000076293945"/>
                  <w:szCs w:val="19.920000076293945"/>
                  <w:rtl w:val="0"/>
                  <w:rPrChange w:author="Mariannis Caraballo" w:id="22" w:date="2026-06-26T15:47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</w:delText>
              </w:r>
            </w:del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RYURI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HEILIMAR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BRIZUELA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CARRIZO VIVIANA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YENNI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 ANZOLA MANUELA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LEON GONZALO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MIJARES CELIANA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PACHECO CESAR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DIAS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URDIDAS ADRIANA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AGUILERA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SUCRE PETNA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ALVAREZ WILLIAN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CARDENAS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SUCRE FRANCIS MEDINA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HERNANDEZ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RONDON FRAN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BECERRA LEONARDO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PAREDES CENEIDA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ORIANA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CARDENAS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VIERA YULID PAREDES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CORDERO YADIRA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RONDON DAYANA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QUINTERO CRISDALIS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GODOY 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MOLINA NAGIBI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ECHARA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GOMEZ MANUEL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AYARI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MEDINA NATHACHA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IGLESIAS IHSEN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VALERO MARIA FELICIA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GUILLEN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JUVYER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GRANADO CRISBEL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WILLIAMS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NATIN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THAIS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ANGEL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BRACAMONTE GENESIS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PEROZA SAMUEL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VIERA ROSALINDA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NOVIS CANDELARIO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OROPEZA LOURDES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PALMA MILAGRO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RODRIGO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ORTIZ ALVARO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QUINTERO BARBARA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TIRADO YUNIOR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MOSQUERA EMILI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DIAS VICTOR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ARAQUE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BARBARA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BRITO DAVID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DAVILA MARLENE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RODRIGUEZ FREDY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FIGUEIRA FERNANDA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PALMA YOSE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ANGARITA CARMEN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COLINA YOANDRI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YAPTISTA YERMIN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DIAS SANDRA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 SANTIAGO JUANA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OLIVERO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MARLIN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YENNI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 ANZOLA MANUELA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LEON GONZALO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MIJARES CELIANA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AGUILERA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SOJA ALEJANDRA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YEGUE EIBAN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BERNAL MARCELA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AZOCAR VALERIA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MORILLO ANABELA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MORALES LESVIA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BUENO MERIDO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MONTOLLA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RIVERO MARLEIDI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TORRES ISABEL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DUFAR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YANELI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CHAVEZ NERI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CHACON ELIZABETH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ELIZABETH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SUCRE PETNA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ALVAREZ WILLIAN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CARDENAS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HERNANDEZ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RONDON FRAN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BECERRA LEONARDO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PAREDES CRUZENDIDA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ORIANA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PAREDES YULID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IDAGO ELIANNI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BASTIDO VERONICA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ISABEL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FRANLEYDI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ESTABILITO ANICAR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NAVAS YODALIS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ADRIANA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ZORAIDA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706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STRO DE PACIENTES – SISMO VENEZUELA 2026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40.472259521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Ctrl+F (Windows) o Cmd+F (Mac) y escriba el nombre o cédula</w:t>
      </w:r>
    </w:p>
    <w:tbl>
      <w:tblPr>
        <w:tblStyle w:val="Table9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24.140.952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0412-9970844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ROSALIA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10.235.290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0424-2927910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FLORIDA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12.066.889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0424-4437142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22.316.562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0424-5364882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PLAZA VENEZUELA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26.346.743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0426-3844124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MARICHE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25.846.221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0424-1737018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ALTAMIRA</w:t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8.418.724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0412-1290170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VEGA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31.331.652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0414-0209230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PARACOTO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17.443.980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0412-6392426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5.424.760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0412-1825267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ROSALES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30.334.636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0424-2850105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21.364.204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17.491.087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4.029.093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0424-2577096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AVENIDA LECUNA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6.482.918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0414-9081729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3.409.148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0414-3367038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VICTORIA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32.320.251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0412-3574177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TEQUES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33.230.043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0424-2414874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 AGUSTIN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5.343.446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0424-1519166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12.882.457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0424-5860106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CACIQUE TIUNA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22.513.789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0412-9854079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MONTALBAN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10.813.576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0414-1878802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CEMENTERIO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18.274.233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0412-2913570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25.304.211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0412-5749550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22.538.576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36.085.467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13.409.559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5.072.832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0424-2183524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PASCUAL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0424-3357891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5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VARGAS LAGUNILLAS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32.807.709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 EL TREBOL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18.780.841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0424-1534022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15.430.608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0416-7089152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LIBERTADOR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26.068.002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0412-9095086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13.470.155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0424-8168787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 COCHE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27.797.121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0416-7537984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28.136.168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0412-3475759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16.208.203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0412-2091099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15.267.293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0412-2983051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31.445.070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0412-3175785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30.334.452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0412-8162456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8.358.411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0424-3579081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</w:tbl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8229616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0412-3958541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34.553.337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0412-3758541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36.192.938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32.790.475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11.061.197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0426-1507138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24.175.821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0414-7335723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15.332.705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0412-9646938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 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6.045.544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0412-2928549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TAMARINDO / 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0412-2728549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0414-5215646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15.810.058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Hoyo de la Puerta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20.562.844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LA MAR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0412-2520602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6274191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32.111.741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Caracas / La Guaira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14.929.760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0412-0109465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13.717.596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0424-2668717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Edif Carabobo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Fuerzas Armadas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5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Valles del Tuy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Misión Vivienda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Monica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12067370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4806707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20101410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Barinas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22262602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Barquisimeto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99289918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</w:tbl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3er plan de la Selva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Pio Caído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Escalipto San Blas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Principal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Mosquito de Morolina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Ly/ Guiñare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Se. Grativia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Cortada de Calle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Magallanes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Carabilla + Sector Río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San Isidro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94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por Suere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Nueva Torre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Amador Cura Iza Macarao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Paraísos de #13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Campo Js. Vi Gallego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41498435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34518879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34054588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28447519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26468240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32543420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32781459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33232603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33423811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17856045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12763837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32865296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18749225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29768360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27044236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18814839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26327913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32359883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13374764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6059288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27377514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23926261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19367804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15541666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13641870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16310014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31428533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33020891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12717087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9416493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14312752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41634669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13422890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26372024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28285779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11537536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28100561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18461886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30678485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19102824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5613119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14424783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81659048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64488239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12660680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25872328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13948173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11638321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11688834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4281217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17755829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6904629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24058780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6049995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28544619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34588981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17158021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25025734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36091784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4718019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12115323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31760907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81462470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2734286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17709218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32976229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30170626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29701695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23241059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30072743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82230906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6092167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49449157714844" w:lineRule="auto"/>
              <w:ind w:left="58.75999450683594" w:right="336.6998291015625" w:firstLine="5.1792144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Nuevo ingreso / Hermano / Caída 2:16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7.76397705078125" w:right="416.5789794921875" w:hanging="4.3824005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Traumatismo Ext/Desblo / Sola / Caída 2:19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8.75999450683594" w:right="339.28955078125" w:firstLine="6.374359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 reg golpe maxilo / Sola / Caída 2:19 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3.540802001953125" w:right="433.311767578125" w:hanging="10.1592254638671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Traumatis. encéfalo leve / Mamá / Caída 2:20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5999450683594" w:right="2.840576171875" w:hanging="1.394424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QVOg e. lacera Scap / Mamá / Caída 2:30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5999450683594" w:right="63.19763183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lumba torácica / Sola / Caída 2:36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4.57679748535156" w:right="62.40203857421875" w:firstLine="10.159149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Her. cortada / Sola / Acc Moto 2:50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802001953125" w:right="544.6636962890625" w:hanging="0.1992034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B/edemat guiñat morita / Mamá / Caída 2:56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4.73594665527344" w:right="92.08221435546875" w:hanging="11.3543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Traumate. Elbon + muscular / Hija / Caída 3:00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48.79997253417969" w:right="43.87481689453125" w:firstLine="4.58160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odf con lacera / Sola / Consulta 3:21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2.38555908203125" w:right="361.79840087890625" w:firstLine="0.9960174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facial + Trauma temporal / Sola / Patín 3:25 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69542121887207" w:lineRule="auto"/>
              <w:ind w:left="58.75999450683594" w:right="364.7866821289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Contusion h. guaro / Sola / Consulta 3:46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3.540802001953125" w:right="473.3514404296875" w:hanging="0.1992034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Les. puncta de ante #18 / Mamá / Caída 3:47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9.35760498046875" w:right="307.816162109375" w:firstLine="5.77674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Fractura de propina / Sola / Golpe 3:50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1.38954162597656" w:right="352.237548828125" w:firstLine="7.3704528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Cassila para / Sola / Caída 4:10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48.79997253417969" w:right="108.41705322265625" w:firstLine="15.3383636474609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Prosganda abdominal / Sola / Acc Moto 4:15 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7.16636657714844" w:right="287.696533203125" w:firstLine="7.9679870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Fx/edem. de la ulna alt. izq. 5:11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Hijo / Caída 6:57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Fío / Caída 6:58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7:04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Esposo / Caída 7:07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8.162384033203125" w:right="172.957763671875" w:firstLine="6.374359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Her. cuta 8l / Caída 7:14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Papá / Caída 7:20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Sobrín / Caída 7:30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Amiga / Caída 7:46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7:50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 / Caída 7:56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Caída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Hermanos / Caída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576538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Triaje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38555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traumachk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2.9223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HOSPITAL DOMINGO LUCIANI</w:t>
      </w:r>
    </w:p>
    <w:tbl>
      <w:tblPr>
        <w:tblStyle w:val="Table25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592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IBARRA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TORREALBA NUVIA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GARCIA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ISCALA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ABREU PAULINA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TRUJILLO ELIAN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LISCANO PEDRO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MARCANO KATIUSKA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ARRIETA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BALBUENO WILMED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WINCHESTER KELLYS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VEGA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RONDÓN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RENGIFO GUILLERMINA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GONZALEZ OLGA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MIJARES ISOLIBETH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URBINA SILIBETO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BORGES LILIANE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ALAYON SUHYN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BISVAL CLARA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RIVAS FRANKENIL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PORTILLO OMAR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SUAREZ RENE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CALDERA LEWIS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pPrChange w:author="Cuentas xcobrar" w:id="0" w:date="2026-06-26T15:56:50Z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22.845611572265625" w:firstLine="0"/>
                  <w:jc w:val="right"/>
                </w:pPr>
              </w:pPrChange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BLANCOS YESSICA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RIVAS FABINA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MILANO GLADIVSKA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VASCONCELO ANDREINA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PIRETO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BARRETO RICARDO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OBREGON 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CABEZA KARINA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GONZALEZ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CHACÓN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LOPEZ HADDY 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CASTILLO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CASTAÑO DANA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TORRES MILAGROS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PARRA GABRIELA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ARTEAGA GLADYS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VILCHEZ BRAYAN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FUENTES ALBERTO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PEREZ FRANCISCA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MARABITO JOSEANI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ABELLO MATILDE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RODRIGUEZ EDUARDO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DIVITO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GUERRERO DEIVERSON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CÓRDOVA ARNALDO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REY JENNICEL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RIVERO DANIEL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BLANCO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FERNANDEZ NEISY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ROJAS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GONZALEZ STEPHANY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GONZALEZ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 CASTRO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ESCALONA 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 SERRANO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ROMERO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GUAVINI EFREN P.2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CISNERO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JOSEFINA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 ACOSTA ISAEL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 ACOSTA ALEXANDER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ACOSTA HASAEL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71 BETANCOURT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IZQUIERDO IRAIMA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VASQUE LUIS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 ALBE 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75 GONZALEZ ALBIMAR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 FERNANDEZ EFRAIN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 MENDEZ YESIRE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PARRA ESTEFANÍA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79 DELGADO EDIMAR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OLDAZ LUISANA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 MACHADO ANARELLA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 FRONTADO MIEL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 SIMENEZ AXIEL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PEDRON JESÚS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 GOYO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OMASIENTO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87 BLANCO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CABARCA VENDEZILÍN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89 SEQUELA SOFIA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90 SALAZAR ARTURO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.7441101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 LUCIANI</w:t>
      </w:r>
    </w:p>
    <w:tbl>
      <w:tblPr>
        <w:tblStyle w:val="Table28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9.98779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HOSPITAL UNIVERSITARIO DE CARACAS</w:t>
      </w:r>
    </w:p>
    <w:tbl>
      <w:tblPr>
        <w:tblStyle w:val="Table31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OROZCO YUSBELIS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24.140.952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0412-9970844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CUYAN FRAN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10.235.290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0424-2927910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OJEDA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12.066.889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0424-4437142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RAMIREZ YILMAR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22.316.562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0424-5364882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MOYANO JAIME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26.346.743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0426-3844124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BENEDETI YORLIANIS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25.846.221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0424-1737018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TRIGOSO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8.418.724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0412-1290170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MARRERO YORGELIS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31.331.652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0414-0209230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TOVAR LUISONA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17.443.980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0412-6392426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CARILLO YASMIN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5.424.760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0412-1825267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NOGUERA FABIAN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30.334.636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0424-2850105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CASTELLANO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21.364.204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BARAJA ANDRES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17.491.087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SANDOVAL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4.029.093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0424-2577096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ESCALONA JOAQUIN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6.482.918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0414-9081729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SOSA EMILIA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3.409.148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0414-3367038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SANCHEZ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32.320.251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0412-3574177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LOPEZ FRANCISCA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33.230.043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0424-2414874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MENDOZA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5.343.446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0424-1519166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ANTEQUIA MAYULI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12.882.457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0424-5860106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22.513.789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0412-9854079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MONTILLA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10.813.576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0414-1878802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ZAMBRANO DOMINI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18.274.233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0412-2913570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PALACIO JHON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25.304.211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0412-5749550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CORTEZ NOELI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22.538.576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PANTOJA RAINER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36.085.467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DANTOJA TONI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13.409.559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HANMA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5.072.832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0424-2183524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0424-3357891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MORALES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32.807.709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COA DEIVIS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18.780.841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0424-1534022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RUEDA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15.430.608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0416-7089152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ROSIER LIZ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26.068.002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0412-9095086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OJEDA YONTACO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13.470.155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0424-8168787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GEMA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27.797.121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0416-7537984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ACOSTA YOLERFAN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28.136.168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0412-3475759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RODRIGUEZ MAIKEL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16.208.203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0412-2091099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SOMOZA RIAND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15.267.293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0412-2983051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SOLORZANO OMARÑO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31.445.070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0412-3175785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LA VERDE VICTOR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30.334.452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0412-8162456</w:t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LU DINGPI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8.358.411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0424-3579081</w:t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WU HUA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8229616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0412-3958541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WU SUSUP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34.553.337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0412-3758541</w:t>
            </w:r>
          </w:p>
        </w:tc>
      </w:tr>
    </w:tbl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NATHALIA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36.192.938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PATRICIA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32.790.475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ELIOSE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11.061.197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0426-1507138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PEREZ ARIANI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24.175.821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0414-7335723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IBARRA WUIKMER/WILMER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15.332.705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0412-9646938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EDIS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6.045.544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0412-2928549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OROPEZA SOCORRO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0412-2728549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OROPEZA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GOSLING HAIRMON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0414-5215646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ABREU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15.810.058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SILVA IBRAHIM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20.562.844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GOSLING RAYMOND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0412-2520602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MENDOZA 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6274191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RAMOS/SILVA MARYELIS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32.111.741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SILVA INDIANA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14.929.760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0412-0109465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GUZMAN ANGELICA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13.717.596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0424-2668717</w:t>
            </w:r>
          </w:p>
        </w:tc>
      </w:tr>
    </w:tbl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6932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RIO DE CARACAS</w:t>
      </w:r>
    </w:p>
    <w:tbl>
      <w:tblPr>
        <w:tblStyle w:val="Table33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FLORIDA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PLAZA VENEZUELA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ALTAMIRA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VEGA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PARACOTO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ROSALES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AVENIDA LECUNA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VICTORIA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TEQUES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 AGUSTIN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CACIQUE TIUNA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MONTALBAN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CEMENTERIO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PASCUAL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78649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VARGAS LAGUNILLAS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 EL TREBOL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LIBERTADOR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 COCHE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TAMARINDO / 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Hoyo de la Puerta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LA 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Caracas / 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7.97241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HOSPITAL PÉREZ CARREÑO</w:t>
      </w:r>
    </w:p>
    <w:tbl>
      <w:tblPr>
        <w:tblStyle w:val="Table35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41498435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SANDOVAL ADRIANA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34518879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MIRANDA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34054588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GUTIERREZ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28447519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ORANA EDUAR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GONZALEZ MILEIBIS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26468240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RAMIREZ HEILIMAR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32543420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BRIZUELA GABRIEL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32781459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CARRIZO VIVIANA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33232603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GARCIA 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33423811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MARCANO YENNI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D ANZOLA MANUELA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LEON GONZALO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MIJARES CELIANA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PACHECO CESAR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DIAS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URDIDAS ADRIANA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17856045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AGUILERA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SUCRE PETNA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ALVAREZ WILLIAN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CARDENAS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SUCRE FRANCIS MEDINA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HERNANDEZ CRUZ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RONDON FRAN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BECERRA LEONARDO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PAREDES CENEIDA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RAMIREZ ORIANA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CARDENAS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VIERA YULID PAREDES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CORDERO YADIRA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12763837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RONDON DAYANA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QUINTERO CRISDALIS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32865296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GODOY 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18749225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MOLINA NAGIBI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29768360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ECHARA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27044236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GOMEZ 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18814839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CASTILLO AYARI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26327913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MEDINA NATHACHA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IGLESIAS IHSEN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32359883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VALERO MARIA FELICIA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13374764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GUILLEN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6059288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GARCIA JUVYER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27377514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GRANADO CRISBEL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23926261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MARTINEZ WILLIAMS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19367804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LOPEZ NATIN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15541666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LOPEZ THAIS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13641870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FERNANDEZ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16310014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BRACAMONTE GENESIS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31428533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PEROZA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33020891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VIERA ROSALINDA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12717087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NOVIS CANDELARIO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9416493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OROPEZA LOURDES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14312752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PALMA MILAGRO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FERNANDEZ RODRIGO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ORTIZ ALVARO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41634669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QUINTERO BARBARA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13422890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TIRADO YUNIOR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26372024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MOSQUERA EMILI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28285779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 DIAS VICTOR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11537536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ARAQUE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28100561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RAMIREZ BARBARA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18461886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BRITO DAVID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30678485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DAVILA MARLENE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19102824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GARCIA 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5613119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 RODRIGUEZ FREDY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14424783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 FIGUEIRA FERNANDA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81659048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PALMA YOSE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64488239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71 ANGARITA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12660680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ins w:author="francisco xavier de freitas gomez" w:id="24" w:date="2026-06-26T14:58:33Z">
              <w:r w:rsidDel="00000000" w:rsidR="00000000" w:rsidRPr="00000000">
                <w:rPr>
                  <w:sz w:val="19.920000076293945"/>
                  <w:szCs w:val="19.920000076293945"/>
                  <w:rtl w:val="0"/>
                  <w:rPrChange w:author="francisco xavier de freitas gomez" w:id="25" w:date="2026-06-26T14:58:33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ir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COLINA YOANDRI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25872328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YAPTISTA YERMIN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13948173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 DIAS SANDRA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11638321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75 DE SANTIAGO JUANA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11688834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 OLIVERO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4281217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MARTINEZ MARLIN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79 GARCIA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17755829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MARCANO YENNI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 DE ANZOLA MANUELA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 LEON GONZALO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 MIJARES CELIANA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 AGUILERA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86 SOJA ALEJANDRA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6904629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87 YEGUE EIBAN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24058780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88 BERNAL MARCELA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6049995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89 AZOCAR VALERIA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28544619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90 MORILLO ANABELA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34588981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91 MORALES LESVIA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92 BUENO MERIDO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17158021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93 MONTOLLA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25025734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 RIVERO MARLEIDI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36091784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95 TORRES ISABEL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4718019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96 LOPEZ DUFAR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12115323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97 ACOSTA YANELI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31760907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98 CHAVEZ NERI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81462470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 CHACON ELIZABETH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2734286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100 GONZALEZ ELIZABETH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17709218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101 SUCRE PETNA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102 ALVAREZ WILLIAN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 CARDENAS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104 HERNANDEZ CRUZ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 RONDON FRAN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106 BECERRA LEONARDO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107 PAREDES CRUZENDIDA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108 RAMIREZ ORIANA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109 PAREDES YULID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110 IDAGO ELIANNI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32976229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111 BASTIDO VERONICA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30170626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112 GONZALEZ ISABEL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29701695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113 LOPEZ FRANLEYDI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114 ESTABILITO ANICAR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23241059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 NAVAS YODALIS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30072743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 GONZALEZ ADRIANA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82230906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117 MARTINEZ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118 MARTINEZ ZORAIDA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6092167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67620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Z CARREÑO</w:t>
      </w:r>
    </w:p>
    <w:tbl>
      <w:tblPr>
        <w:tblStyle w:val="Table38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Triaje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38555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traumachk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16.60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CRUZ ROJA</w:t>
      </w:r>
    </w:p>
    <w:tbl>
      <w:tblPr>
        <w:tblStyle w:val="Table41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ELEYSA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MARBELIS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YALITZA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ZHANGYOU CHEN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CHEN BOYE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FRANCO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BARRETO IRAMA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MOISES (menor)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CECALIO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MOY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OMAÑA RAIZA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BELANDRIA JOFFRE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BEGOCHEA REINALDO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MACHADO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HERNÁNDEZ JACKELINE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TINGY JOSÉ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CAMILA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LLORET LAURA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LLORET LILIANA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CEDEÑO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VARELA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ARTEAGA BETI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12067370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GUERRA PETRA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4806707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GARCÍA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20101410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ALVARADO NAIROBIS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22262602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QUERALES ALEIDA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99289918</w:t>
            </w:r>
          </w:p>
        </w:tc>
      </w:tr>
    </w:tbl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.8683166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JA</w:t>
      </w:r>
    </w:p>
    <w:tbl>
      <w:tblPr>
        <w:tblStyle w:val="Table42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Edif Carabobo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Fuerzas Armadas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78649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Valles del Tuy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ins w:author="Anonymous" w:id="26" w:date="2026-06-26T15:51:16Z">
              <w:r w:rsidDel="00000000" w:rsidR="00000000" w:rsidRPr="00000000">
                <w:rPr>
                  <w:sz w:val="19.920000076293945"/>
                  <w:szCs w:val="19.920000076293945"/>
                  <w:rtl w:val="0"/>
                  <w:rPrChange w:author="Anonymous" w:id="27" w:date="2026-06-26T15:51:16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sanchezLib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Misión Vivienda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Monica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Barquisimeto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6.5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PERIFÉRICO DE CATIA</w:t>
      </w:r>
    </w:p>
    <w:tbl>
      <w:tblPr>
        <w:tblStyle w:val="Table43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JORGE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SÁNCHEZ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CINDY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PABÓN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COLMENARAS YADHER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MARY DURÓN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CONTRERAS VALERIA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MORENO YADER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ESPINOSA FERMÍNE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CAPELLA HAROLD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VALENCIA ELIX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SANELLY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MAYOR HENDERSON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MARIOLY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HADDAN YALEISY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ALBINO WALTER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ANDERSON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LAMA DANIELA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HERLANE LÓPEZ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NEIBOY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CIPRIOTA SEVILLE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QUETOY YSABEL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PASTONO GYAMILY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PINDIOLE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FRANKLIN ALFONSO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SALAZAR CAROLINE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MARTÍNEZ YAMILITH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RIVAS 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PENA YOHSEN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ZEALARIO ALEXIS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ENDER RANGEL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YACHER NANCY DURÁN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VALERIA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YARLYS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429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FERMÍNE ESPINOSA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HAROLD CAPELLA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ALEX PALENCIA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DANELY RODRÍGUEZ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HELINSSON AQUINO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YALEISY HADDAN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GORDOFÓN GONZALEZ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CERVELAN FERMÍNE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157867431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 CATIA</w:t>
      </w:r>
    </w:p>
    <w:tbl>
      <w:tblPr>
        <w:tblStyle w:val="Table44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8.76007080078125" w:right="336.57958984375" w:firstLine="5.1791381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Nuevo ingreso / Hermano / Caída 2:16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7.76397705078125" w:right="416.458740234375" w:hanging="4.382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Traumatismo Ext/Desblo / Sola / Caída 2:19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339.168701171875" w:firstLine="6.374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 reg golpe maxilo / Sola / Caída 2:19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433.19091796875" w:hanging="10.15930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Traumatis. encéfalo leve / Mamá / Caída 2:20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2.7197265625" w:hanging="1.39434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QVOg e. lacera Scap / Mamá / Caída 2:30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63.0773925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lumba torácica / Sola / Caída 2:36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4.57672119140625" w:right="62.281494140625" w:firstLine="10.15930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Her. cortada / Sola / Acc Moto 2:50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544.54345703125" w:hanging="0.19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B/edemat guiñat morita / Mamá / Caída 2:56 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6941909790039" w:lineRule="auto"/>
              <w:ind w:left="64.73602294921875" w:right="91.961669921875" w:hanging="11.3543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Traumate. Elbon + muscular / Hija / Caída 3:00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48.800048828125" w:right="43.7542724609375" w:firstLine="4.58160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odf con lacera / Sola / Consulta 3:21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2.38555908203125" w:right="361.6778564453125" w:firstLine="0.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facial + Trauma temporal / Sola / Patín 3:25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364.66613769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Contusion h. guaro / Sola / Consulta 3:46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473.231201171875" w:hanging="0.19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Les. puncta de ante #18 / Mamá / Caída 3:47 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9.35760498046875" w:right="307.6959228515625" w:firstLine="5.776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Fractura de propina / Sola / Golpe 3:50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1.3897705078125" w:right="352.1173095703125" w:firstLine="7.3703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Cassila para / Sola / Caída 4:10 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48.800048828125" w:right="108.2965087890625" w:firstLine="15.3384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Prosganda abdominal / Sola / Acc Moto 4:15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7.16644287109375" w:right="287.5762939453125" w:firstLine="7.96813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Fx/edem. de la ulna alt. izq. 5:11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3er plan de la Selva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Hijo / Caída 6:57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Fío / Caída 6:58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Pio Caído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7:04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Esposo / Caída 7:07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8.16253662109375" w:right="172.8369140625" w:firstLine="6.37420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Her. cuta 8l / Caída 7:14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Escalipto San Blas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Papá / Caída 7:20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Mosquito de Morolina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Ly/ Guiñare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Sobrín / Caída 7:30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Se. Grativia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Amiga / Caída 7:46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Cortada de Calle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7:50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Magallanes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 / Caída 7:56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Carabilla + Sector Río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San Isidro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Caída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947174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por Suere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Hermanos / Caída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Nueva Torre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Amador Cura Iza Macarao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Paraísos de #13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Campo Js. Vi Gallego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0" w:w="16840" w:orient="landscape"/>
      <w:pgMar w:bottom="0" w:top="1440" w:left="0" w:right="72" w:header="0" w:footer="720"/>
      <w:pgNumType w:start="1"/>
      <w:sectPrChange w:author="José Brett" w:id="0" w:date="2026-06-26T15:21:48Z">
        <w:sectPr w:rsidR="000000" w:rsidDel="000000" w:rsidRPr="000000" w:rsidSect="000000">
          <w:pgMar w:bottom="0" w:top="1439.19921875" w:left="0" w:right="66.85302734375" w:header="0" w:footer="720"/>
          <w:pgNumType w:start="1"/>
          <w:pgSz w:h="11900" w:w="16840" w:orient="landscape"/>
        </w:sectPr>
      </w:sectPrChange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iel Soler" w:id="0" w:date="2026-06-26T15:42:06Z"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las puedes pasar ? por favor</w:t>
      </w:r>
    </w:p>
  </w:comment>
  <w:comment w:author="Anonymous" w:id="1" w:date="2026-06-26T15:44:20Z"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hacerlo con la IA o chat hpt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