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0.04150390625" w:firstLine="0"/>
        <w:jc w:val="right"/>
        <w:rPr>
          <w:ins w:author="Danielys Rosales" w:id="1" w:date="2026-06-26T16:07:37Z"/>
          <w:color w:val="ffffff"/>
          <w:sz w:val="28.079999923706055"/>
          <w:szCs w:val="28.079999923706055"/>
          <w:rPrChange w:author="Richerdalys Mantilla" w:id="2" w:date="2026-06-26T16:08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ins w:author="Danielys Rosales" w:id="1" w:date="2026-06-26T16:07:37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0.04150390625" w:firstLine="0"/>
        <w:jc w:val="right"/>
        <w:rPr>
          <w:ins w:author="Danielys Rosales" w:id="1" w:date="2026-06-26T16:07:37Z"/>
          <w:b w:val="1"/>
          <w:bCs w:val="1"/>
          <w:color w:val="ffffff"/>
          <w:sz w:val="28.079999923706055"/>
          <w:szCs w:val="28.079999923706055"/>
          <w:rPrChange w:author="Danielys Rosales" w:id="3" w:date="2026-06-26T16:07:37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ins w:author="Danielys Rosales" w:id="1" w:date="2026-06-26T16:07:37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0.04150390625" w:firstLine="0"/>
        <w:jc w:val="right"/>
        <w:rPr>
          <w:ins w:author="Danielys Rosales" w:id="1" w:date="2026-06-26T16:07:37Z"/>
          <w:b w:val="1"/>
          <w:bCs w:val="1"/>
          <w:color w:val="ffffff"/>
          <w:sz w:val="28.079999923706055"/>
          <w:szCs w:val="28.079999923706055"/>
          <w:rPrChange w:author="Danielys Rosales" w:id="3" w:date="2026-06-26T16:07:37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ins w:author="Danielys Rosales" w:id="1" w:date="2026-06-26T16:07:37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0.04150390625" w:firstLine="0"/>
        <w:jc w:val="right"/>
        <w:rPr>
          <w:ins w:author="Danielys Rosales" w:id="1" w:date="2026-06-26T16:07:37Z"/>
          <w:b w:val="1"/>
          <w:bCs w:val="1"/>
          <w:color w:val="ffffff"/>
          <w:sz w:val="28.079999923706055"/>
          <w:szCs w:val="28.079999923706055"/>
          <w:rPrChange w:author="Danielys Rosales" w:id="3" w:date="2026-06-26T16:07:37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ins w:author="Danielys Rosales" w:id="1" w:date="2026-06-26T16:07:37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0.04150390625" w:firstLine="0"/>
        <w:jc w:val="righ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ffff"/>
              <w:sz w:val="28.079999923706055"/>
              <w:szCs w:val="28.079999923706055"/>
              <w:u w:val="none"/>
              <w:shd w:fill="auto" w:val="clear"/>
              <w:vertAlign w:val="baseline"/>
            </w:rPr>
          </w:rPrChange>
        </w:rPr>
      </w:pPr>
      <w:ins w:author="Farmaceutico Regente" w:id="4" w:date="2026-06-26T15:41:40Z">
        <w:r w:rsidDel="00000000" w:rsidR="00000000" w:rsidRPr="00000000">
          <w:rPr>
            <w:b w:val="1"/>
            <w:bCs w:val="1"/>
            <w:color w:val="ffffff"/>
            <w:sz w:val="28.079999923706055"/>
            <w:szCs w:val="28.079999923706055"/>
            <w:rtl w:val="0"/>
            <w:rPrChange w:author="Farmaceutico Regente" w:id="5" w:date="2026-06-26T15:41:40Z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rPrChange>
          </w:rPr>
          <w:t xml:space="preserve">ar</w:t>
        </w:r>
      </w:ins>
      <w:ins w:author="Feysmar Pérez" w:id="6" w:date="2026-06-26T15:40:37Z">
        <w:del w:author="Farmaceutico Regente" w:id="4" w:date="2026-06-26T15:41:40Z">
          <w:r w:rsidDel="00000000" w:rsidR="00000000" w:rsidRPr="00000000">
            <w:rPr>
              <w:b w:val="1"/>
              <w:bCs w:val="1"/>
              <w:color w:val="ffffff"/>
              <w:sz w:val="28.079999923706055"/>
              <w:szCs w:val="28.079999923706055"/>
              <w:rtl w:val="0"/>
              <w:rPrChange w:author="Farmaceutico Regente" w:id="5" w:date="2026-06-26T15:41:40Z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</w:rPrChange>
            </w:rPr>
            <w:delText xml:space="preserve">IGUEZ</w:delText>
          </w:r>
        </w:del>
      </w:ins>
      <w:del w:author="Farmaceutico Regente" w:id="4" w:date="2026-06-26T15:41:40Z">
        <w:r w:rsidDel="00000000" w:rsidR="00000000" w:rsidRPr="00000000">
          <w:rPr>
            <w:b w:val="1"/>
            <w:bCs w:val="1"/>
            <w:color w:val="ffffff"/>
            <w:sz w:val="28.079999923706055"/>
            <w:szCs w:val="28.079999923706055"/>
            <w:rtl w:val="0"/>
            <w:rPrChange w:author="Farmaceutico Regente" w:id="5" w:date="2026-06-26T15:41:40Z">
              <w:rPr>
                <w:b w:val="1"/>
                <w:bCs w:val="1"/>
                <w:color w:val="ffffff"/>
                <w:sz w:val="28.079999923706055"/>
                <w:szCs w:val="28.079999923706055"/>
              </w:rPr>
            </w:rPrChange>
          </w:rPr>
          <w:delText xml:space="preserve">Segovi</w:delText>
        </w:r>
        <w:r w:rsidDel="00000000" w:rsidR="00000000" w:rsidRPr="00000000">
          <w:rPr>
            <w:b w:val="1"/>
            <w:bCs w:val="1"/>
            <w:color w:val="ffffff"/>
            <w:sz w:val="28.079999923706055"/>
            <w:szCs w:val="28.079999923706055"/>
            <w:rtl w:val="0"/>
            <w:rPrChange w:author="Farmaceutico Regente" w:id="5" w:date="2026-06-26T15:41:40Z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rPrChange>
          </w:rPr>
          <w:delText xml:space="preserve">REGISTR</w:delText>
        </w:r>
      </w:del>
      <w:ins w:author="Francisco Lugo" w:id="7" w:date="2026-06-26T15:48:18Z">
        <w:del w:author="Farmaceutico Regente" w:id="4" w:date="2026-06-26T15:41:40Z">
          <w:r w:rsidDel="00000000" w:rsidR="00000000" w:rsidRPr="00000000">
            <w:rPr>
              <w:b w:val="1"/>
              <w:bCs w:val="1"/>
              <w:color w:val="ffffff"/>
              <w:sz w:val="28.079999923706055"/>
              <w:szCs w:val="28.079999923706055"/>
              <w:rtl w:val="0"/>
              <w:rPrChange w:author="Farmaceutico Regente" w:id="5" w:date="2026-06-26T15:41:40Z">
                <w:rPr>
                  <w:rFonts w:ascii="Arial" w:cs="Arial" w:eastAsia="Arial" w:hAnsi="Arial"/>
                  <w:b w:val="1"/>
                  <w:bCs w:val="1"/>
                  <w:i w:val="0"/>
                  <w:iCs w:val="0"/>
                  <w:smallCaps w:val="0"/>
                  <w:strike w:val="0"/>
                  <w:color w:val="ffffff"/>
                  <w:sz w:val="28.079999923706055"/>
                  <w:szCs w:val="28.079999923706055"/>
                  <w:u w:val="none"/>
                  <w:shd w:fill="auto" w:val="clear"/>
                  <w:vertAlign w:val="baseline"/>
                </w:rPr>
              </w:rPrChange>
            </w:rPr>
            <w:delText xml:space="preserve">https://t.co/OeftJVGd8m</w:delText>
          </w:r>
        </w:del>
      </w:ins>
      <w:del w:author="Farmaceutico Regente" w:id="4" w:date="2026-06-26T15:41:40Z">
        <w:r w:rsidDel="00000000" w:rsidR="00000000" w:rsidRPr="00000000">
          <w:rPr>
            <w:b w:val="1"/>
            <w:bCs w:val="1"/>
            <w:color w:val="ffffff"/>
            <w:sz w:val="28.079999923706055"/>
            <w:szCs w:val="28.079999923706055"/>
            <w:rtl w:val="0"/>
            <w:rPrChange w:author="Farmaceutico Regente" w:id="5" w:date="2026-06-26T15:41:40Z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rPrChange>
          </w:rPr>
          <w:delText xml:space="preserve">O MAESTRO DE PACIENTES – SIS</w:delText>
        </w:r>
      </w:del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906494140625" w:line="240" w:lineRule="auto"/>
        <w:ind w:left="0" w:right="-4.000244140625" w:firstLine="0"/>
        <w:jc w:val="righ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555555"/>
              <w:sz w:val="19.920000076293945"/>
              <w:szCs w:val="19.920000076293945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b w:val="1"/>
            <w:bCs w:val="1"/>
            <w:color w:val="ffffff"/>
            <w:sz w:val="28.079999923706055"/>
            <w:szCs w:val="28.079999923706055"/>
            <w:rtl w:val="0"/>
            <w:rPrChange w:author="Farmaceutico Regente" w:id="5" w:date="2026-06-26T15:41:40Z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rPrChange>
          </w:rPr>
          <w:delText xml:space="preserve">Para buscar: use Ctrl+F (Windows) o Cmd+F (Mac) y escri</w:delText>
        </w:r>
      </w:del>
    </w:p>
    <w:tbl>
      <w:tblPr>
        <w:tblStyle w:val="Table1"/>
        <w:tblW w:w="8025.0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3270"/>
        <w:gridCol w:w="3495"/>
        <w:gridCol w:w="690"/>
        <w:tblGridChange w:id="0">
          <w:tblGrid>
            <w:gridCol w:w="570"/>
            <w:gridCol w:w="3270"/>
            <w:gridCol w:w="3495"/>
            <w:gridCol w:w="690"/>
          </w:tblGrid>
        </w:tblGridChange>
      </w:tblGrid>
      <w:tr>
        <w:trPr>
          <w:cantSplit w:val="0"/>
          <w:trHeight w:val="477.60009765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N°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APELLIDOS Y NOMBRES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EDAD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0" w:firstLine="0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sz w:val="19.920000076293945"/>
                    <w:szCs w:val="19.920000076293945"/>
                  </w:rPr>
                </w:rPrChange>
              </w:rPr>
              <w:pPrChange w:author="Gustavo Adolfo Paredes Barrios" w:id="0" w:date="2026-06-26T16:01:54Z">
                <w:pPr>
                  <w:widowControl w:val="0"/>
                  <w:spacing w:line="240" w:lineRule="auto"/>
                  <w:ind w:left="58.36151123046875" w:firstLine="0"/>
                </w:pPr>
              </w:pPrChange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OROZCO YUSBELIS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35</w:delText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4"/>
                <w:szCs w:val="24"/>
                <w:rPrChange w:author="Juan Mogollon" w:id="9" w:date="2026-06-26T15:49:31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CUYAN FRAN </w:delText>
              </w:r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60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OJEDA CARLOS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51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RAMIREZ YILMAR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</w:delText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MOYANO JAIME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28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BENEDETI YORLIANIS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</w:delText>
              </w:r>
            </w:del>
          </w:p>
        </w:tc>
      </w:tr>
      <w:tr>
        <w:trPr>
          <w:cantSplit w:val="0"/>
          <w:trHeight w:val="305.399169921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TRIGOSO CARLOS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59</w:delText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MARRERO YORGELIS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20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9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TOVAR LUISONA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17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10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CARILLO YASMIN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67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11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93920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NOGUERA FABIAN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22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12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CASTELLANO JOSE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35</w:delText>
              </w:r>
            </w:del>
          </w:p>
        </w:tc>
      </w:tr>
      <w:tr>
        <w:trPr>
          <w:cantSplit w:val="0"/>
          <w:trHeight w:val="1245" w:hRule="atLeast"/>
          <w:tblHeader w:val="0"/>
          <w:del w:author="Farmaceutico Regente" w:id="4" w:date="2026-06-26T15:41:40Z"/>
          <w:trPrChange w:author="Anonymous" w:id="10" w:date="2026-06-26T16:05:36Z">
            <w:trPr>
              <w:cantSplit w:val="0"/>
              <w:trHeight w:val="304.8004150390625" w:hRule="atLeast"/>
              <w:tblHeader w:val="0"/>
            </w:trPr>
          </w:trPrChange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tcPrChange w:author="Anonymous" w:id="10" w:date="2026-06-26T16:05:36Z"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</w:tcPrChange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tcPrChange w:author="Anonymous" w:id="10" w:date="2026-06-26T16:05:36Z"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</w:tcPrChange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13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tcPrChange w:author="Anonymous" w:id="10" w:date="2026-06-26T16:05:36Z"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</w:tcPrChange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BARAJA ANDRES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tcPrChange w:author="Anonymous" w:id="10" w:date="2026-06-26T16:05:36Z"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</w:tcPrChange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41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14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SAN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DOVAL DORIS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80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15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ESCALONA JOAQUIN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65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16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SOSA EMILIA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78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17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SAN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CHEZ JOSE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19</w:delText>
              </w:r>
            </w:del>
          </w:p>
        </w:tc>
      </w:tr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LOPEZ FRANCISCA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16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19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MENDOZA ANA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72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20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ANTEQUIA MAYULI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50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21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URBINA MOISES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30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22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MONTILLA NANCY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57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23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7841186523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ZAMBRANO DOMINI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39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24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PALACIO JHON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31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25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CORTEZ NOELI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30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26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PANTOJA RAINER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17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27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DANTOJA TONI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47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28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HANMA ANTONIO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66</w:delText>
              </w:r>
            </w:del>
          </w:p>
        </w:tc>
      </w:tr>
      <w:tr>
        <w:trPr>
          <w:cantSplit w:val="0"/>
          <w:trHeight w:val="305.3997802734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URBINA MOISES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30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30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MORALES MARIA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31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COA DEIVIS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36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ins w:author="Rut Palomo" w:id="11" w:date="2026-06-26T15:15:08Z">
              <w:del w:author="Farmaceutico Regente" w:id="4" w:date="2026-06-26T15:41:40Z">
                <w:r w:rsidDel="00000000" w:rsidR="00000000" w:rsidRPr="00000000">
                  <w:rPr>
                    <w:b w:val="1"/>
                    <w:bCs w:val="1"/>
                    <w:color w:val="ffffff"/>
                    <w:sz w:val="28.079999923706055"/>
                    <w:szCs w:val="28.079999923706055"/>
                    <w:rtl w:val="0"/>
                    <w:rPrChange w:author="Farmaceutico Regente" w:id="5" w:date="2026-06-26T15:41:40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19.920000076293945"/>
                        <w:szCs w:val="19.920000076293945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Ok</w:delText>
                </w:r>
              </w:del>
            </w:ins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RUEDA JOSE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45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33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ROSIER LIZ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28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34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OJEDA YONTACO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62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35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MUÑOZ GEMA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24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36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rPr>
                <w:del w:author="Farmaceutico Regente" w:id="4" w:date="2026-06-26T15:41:40Z"/>
                <w:color w:val="ffffff"/>
                <w:sz w:val="28.079999923706055"/>
                <w:szCs w:val="28.079999923706055"/>
                <w:rPrChange w:author="Genesis Gomes" w:id="12" w:date="2026-06-26T15:44:23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  <w:pPrChange w:author="Genesis Gomes" w:id="0" w:date="2026-06-26T15:44:23Z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48.800048828125" w:right="0" w:firstLine="0"/>
                  <w:jc w:val="left"/>
                </w:pPr>
              </w:pPrChange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ACOSTA YOLERFAN </w:delText>
              </w:r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26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37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RODRIGUEZ 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MAIKEL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42</w:delText>
              </w:r>
            </w:del>
          </w:p>
        </w:tc>
      </w:tr>
      <w:tr>
        <w:trPr>
          <w:cantSplit w:val="0"/>
          <w:trHeight w:val="304.7999572753906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38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SOMOZA RIAND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19</w:delText>
              </w:r>
            </w:del>
          </w:p>
        </w:tc>
      </w:tr>
      <w:tr>
        <w:trPr>
          <w:cantSplit w:val="0"/>
          <w:trHeight w:val="304.7999572753906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39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SOLORZANO OMARÑO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</w:delText>
              </w:r>
            </w:del>
          </w:p>
        </w:tc>
      </w:tr>
      <w:tr>
        <w:trPr>
          <w:cantSplit w:val="0"/>
          <w:trHeight w:val="305.2000427246094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40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VERDE VICTOR </w:delText>
              </w:r>
            </w:del>
            <w:ins w:author="Danyerli Bonilla" w:id="14" w:date="2026-06-26T15:35:54Z">
              <w:del w:author="Farmaceutico Regente" w:id="4" w:date="2026-06-26T15:41:40Z">
                <w:r w:rsidDel="00000000" w:rsidR="00000000" w:rsidRPr="00000000">
                  <w:rPr>
                    <w:b w:val="1"/>
                    <w:bCs w:val="1"/>
                    <w:color w:val="ffffff"/>
                    <w:sz w:val="28.079999923706055"/>
                    <w:szCs w:val="28.079999923706055"/>
                    <w:rtl w:val="0"/>
                    <w:rPrChange w:author="Farmaceutico Regente" w:id="5" w:date="2026-06-26T15:41:40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19.920000076293945"/>
                        <w:szCs w:val="19.920000076293945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no</w:delText>
                </w:r>
              </w:del>
            </w:ins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</w:delText>
              </w:r>
            </w:del>
          </w:p>
        </w:tc>
      </w:tr>
      <w:tr>
        <w:trPr>
          <w:cantSplit w:val="0"/>
          <w:trHeight w:val="304.7999572753906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41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LU DINGPI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49</w:delText>
              </w:r>
            </w:del>
          </w:p>
        </w:tc>
      </w:tr>
    </w:tbl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tbl>
      <w:tblPr>
        <w:tblStyle w:val="Table2"/>
        <w:tblW w:w="8010.319976806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158.920135498047"/>
        <w:gridCol w:w="3385"/>
        <w:gridCol w:w="902.39990234375"/>
        <w:tblGridChange w:id="0">
          <w:tblGrid>
            <w:gridCol w:w="563.9999389648438"/>
            <w:gridCol w:w="3158.920135498047"/>
            <w:gridCol w:w="3385"/>
            <w:gridCol w:w="902.39990234375"/>
          </w:tblGrid>
        </w:tblGridChange>
      </w:tblGrid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42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9049072265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WU HUA JUAN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47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43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9049072265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WU SUSUP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14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44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CÁCERES NATHALIA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13</w:delText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45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CÁCERES PATRICIA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46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CÁCERES ELIOSE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55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47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PEREZ ARIANI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20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48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325744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IBARRA WUIKMER/WILMER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45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49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LÓPEZ EDIS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70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50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OROPEZA SOCORRO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53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51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OROPEZA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52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52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GOSLING HAIRMON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49</w:delText>
              </w:r>
            </w:del>
          </w:p>
        </w:tc>
      </w:tr>
      <w:tr>
        <w:trPr>
          <w:cantSplit w:val="0"/>
          <w:trHeight w:val="305.40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53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ABREU JOSE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52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54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SILVA IBRAHIM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35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55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GOSLING RAYMOND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49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56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MENDOZA MARIO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73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57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RAMOS/SILVA MARYELIS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</w:delText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58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SILVA INDIANA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46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59 Hospital Universitario de Caracas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GUZMAN ANGELICA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48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60 Cruz Roja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RAMÍREZ ELEYSA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64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61 Cruz Roja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RODRÍGUEZ 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MARBELIS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52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62 Cruz Roja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RODRÍGUEZ 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YALITZA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57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63 Cruz Roja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7841186523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ZHANGYOU CHEN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57</w:delText>
              </w:r>
            </w:del>
          </w:p>
        </w:tc>
      </w:tr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64 Cruz Roja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CHEN BOYE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21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65 Cruz Roja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FRANCO ANTONIO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63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66 Cruz Roja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BARRETO IRAMA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74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67 Cruz Roja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MOISES (menor)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68 Cruz Roja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PÉREZ CECALIO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72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69 Cruz Roja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MOY MARIA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47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70 Cruz Roja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PÉREZ CARMEN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64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71 Cruz Roja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OMAÑA RAIZA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45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72 Cruz Roja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BELANDRIA JOFFRE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63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73 Cruz Roja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BEGOCHEA REINALDO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43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74 Cruz Roja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MACHADO CARMEN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77</w:delText>
              </w:r>
            </w:del>
          </w:p>
        </w:tc>
      </w:tr>
      <w:tr>
        <w:trPr>
          <w:cantSplit w:val="0"/>
          <w:trHeight w:val="305.3997802734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75 Cruz Roja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HERNÁNDEZ JACKELINE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62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76 Cruz Roja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TINGY JOSÉ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44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77 Cruz Roja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MUÑOZ CAMILA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15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78 Cruz Roja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LLORET L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AURA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85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79 Cruz Roja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LLORET LILIANA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59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80 Cruz Roja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  <w:pPrChange w:author="Hosmary Velasquez" w:id="0" w:date="2026-06-26T14:28:52Z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58.76007080078125" w:right="0" w:firstLine="0"/>
                  <w:jc w:val="left"/>
                </w:pPr>
              </w:pPrChange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CEDEÑO CARLOS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76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81 Cruz Roja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VARELA ANGEL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47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82 Cruz Roja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ARTEAGA BETI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51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83 Cruz Roja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GUERRA PETRA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72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84 Cruz Roja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GARCÍA ANTONIO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36</w:delText>
              </w:r>
            </w:del>
          </w:p>
        </w:tc>
      </w:tr>
      <w:tr>
        <w:trPr>
          <w:cantSplit w:val="0"/>
          <w:trHeight w:val="304.72015380859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85 Cruz Roja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ALVARADO NAIROBIS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</w:delText>
              </w:r>
            </w:del>
          </w:p>
        </w:tc>
      </w:tr>
      <w:tr>
        <w:trPr>
          <w:cantSplit w:val="0"/>
          <w:trHeight w:val="305.2798461914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86 Cruz Roja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72265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QUERALES ALEIDA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64</w:delText>
              </w:r>
            </w:del>
          </w:p>
        </w:tc>
      </w:tr>
    </w:tbl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tbl>
      <w:tblPr>
        <w:tblStyle w:val="Table3"/>
        <w:tblW w:w="8010.319976806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158.920135498047"/>
        <w:gridCol w:w="3385"/>
        <w:gridCol w:w="902.39990234375"/>
        <w:tblGridChange w:id="0">
          <w:tblGrid>
            <w:gridCol w:w="563.9999389648438"/>
            <w:gridCol w:w="3158.920135498047"/>
            <w:gridCol w:w="3385"/>
            <w:gridCol w:w="902.39990234375"/>
          </w:tblGrid>
        </w:tblGridChange>
      </w:tblGrid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CA</w:delText>
              </w:r>
            </w:del>
            <w:ins w:author="Maria Martinez" w:id="16" w:date="2026-06-26T14:45:08Z">
              <w:del w:author="Farmaceutico Regente" w:id="4" w:date="2026-06-26T15:41:40Z">
                <w:r w:rsidDel="00000000" w:rsidR="00000000" w:rsidRPr="00000000">
                  <w:rPr>
                    <w:b w:val="1"/>
                    <w:bCs w:val="1"/>
                    <w:color w:val="ffffff"/>
                    <w:sz w:val="28.079999923706055"/>
                    <w:szCs w:val="28.079999923706055"/>
                    <w:rtl w:val="0"/>
                    <w:rPrChange w:author="Farmaceutico Regente" w:id="5" w:date="2026-06-26T15:41:40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19.920000076293945"/>
                        <w:szCs w:val="19.920000076293945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 m</w:delText>
                </w:r>
                <w:r w:rsidDel="00000000" w:rsidR="00000000" w:rsidRPr="00000000">
                  <w:rPr>
                    <w:b w:val="1"/>
                    <w:bCs w:val="1"/>
                    <w:color w:val="ffffff"/>
                    <w:sz w:val="28.079999923706055"/>
                    <w:szCs w:val="28.079999923706055"/>
                    <w:rtl w:val="0"/>
                    <w:rPrChange w:author="Farmaceutico Regente" w:id="5" w:date="2026-06-26T15:41:40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19.920000076293945"/>
                        <w:szCs w:val="19.920000076293945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 n</w:delText>
                </w:r>
                <w:r w:rsidDel="00000000" w:rsidR="00000000" w:rsidRPr="00000000">
                  <w:rPr>
                    <w:b w:val="1"/>
                    <w:bCs w:val="1"/>
                    <w:color w:val="ffffff"/>
                    <w:sz w:val="28.079999923706055"/>
                    <w:szCs w:val="28.079999923706055"/>
                    <w:rtl w:val="0"/>
                    <w:rPrChange w:author="Farmaceutico Regente" w:id="5" w:date="2026-06-26T15:41:40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19.920000076293945"/>
                        <w:szCs w:val="19.920000076293945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 </w:delText>
                </w:r>
              </w:del>
            </w:ins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STILLO JORGE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26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SÁN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CHEZ MARIA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77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RODRÍGUEZ 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CINDY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30</w:delText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90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PABÓN MARIANGEL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21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91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COLMENARAS YADHER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92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MARY DURÓN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36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93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ins w:author="Sofia Cevallos Quero" w:id="19" w:date="2026-06-26T15:55:43Z"/>
                <w:del w:author="Farmaceutico Regente" w:id="4" w:date="2026-06-26T15:41:40Z"/>
                <w:color w:val="ffffff"/>
                <w:sz w:val="28.079999923706055"/>
                <w:szCs w:val="28.079999923706055"/>
                <w:rPrChange w:author="Sofia Cevallos Quero" w:id="17" w:date="2026-06-26T15:55:54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color w:val="ffffff"/>
                  <w:sz w:val="28.079999923706055"/>
                  <w:szCs w:val="28.079999923706055"/>
                  <w:rtl w:val="0"/>
                  <w:rPrChange w:author="Sofia Cevallos Quero" w:id="17" w:date="2026-06-26T15:55:54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</w:delText>
              </w:r>
            </w:del>
            <w:ins w:author="Sofia Alejandra Ramirez Azocar" w:id="18" w:date="2026-06-26T15:06:04Z">
              <w:del w:author="Farmaceutico Regente" w:id="4" w:date="2026-06-26T15:41:40Z">
                <w:r w:rsidDel="00000000" w:rsidR="00000000" w:rsidRPr="00000000">
                  <w:rPr>
                    <w:color w:val="ffffff"/>
                    <w:sz w:val="28.079999923706055"/>
                    <w:szCs w:val="28.079999923706055"/>
                    <w:rtl w:val="0"/>
                    <w:rPrChange w:author="Sofia Cevallos Quero" w:id="17" w:date="2026-06-26T15:55:54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19.920000076293945"/>
                        <w:szCs w:val="19.920000076293945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 </w:delText>
                </w:r>
              </w:del>
            </w:ins>
            <w:del w:author="Farmaceutico Regente" w:id="4" w:date="2026-06-26T15:41:40Z">
              <w:r w:rsidDel="00000000" w:rsidR="00000000" w:rsidRPr="00000000">
                <w:rPr>
                  <w:color w:val="ffffff"/>
                  <w:sz w:val="28.079999923706055"/>
                  <w:szCs w:val="28.079999923706055"/>
                  <w:rtl w:val="0"/>
                  <w:rPrChange w:author="Sofia Cevallos Quero" w:id="17" w:date="2026-06-26T15:55:54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ONTRERAS VALERIA </w:delText>
              </w:r>
            </w:del>
            <w:ins w:author="Sofia Cevallos Quero" w:id="19" w:date="2026-06-26T15:55:43Z">
              <w:del w:author="Farmaceutico Regente" w:id="4" w:date="2026-06-26T15:41:40Z">
                <w:r w:rsidDel="00000000" w:rsidR="00000000" w:rsidRPr="00000000">
                  <w:rPr>
                    <w:rtl w:val="0"/>
                  </w:rPr>
                </w:r>
              </w:del>
            </w:ins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color w:val="ffffff"/>
                <w:sz w:val="28.079999923706055"/>
                <w:szCs w:val="28.079999923706055"/>
                <w:rPrChange w:author="Sofia Cevallos Quero" w:id="17" w:date="2026-06-26T15:55:54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94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MORENO YADER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24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95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ESPINOSA FERMÍNE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70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96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CAPELLA HAROLD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33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97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VALENCIA ELIX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43</w:delText>
              </w:r>
            </w:del>
          </w:p>
        </w:tc>
      </w:tr>
      <w:tr>
        <w:trPr>
          <w:cantSplit w:val="0"/>
          <w:trHeight w:val="305.40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98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RODRÍGUEZ 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SAN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ELLY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12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99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MAYOR HENDERSON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15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100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LÓPEZ MARIOLY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44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101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HADDAN YALEISY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ins w:author="Melanie Eviez" w:id="20" w:date="2026-06-26T14:34:29Z"/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41</w:delText>
              </w:r>
            </w:del>
            <w:ins w:author="Melanie Eviez" w:id="20" w:date="2026-06-26T14:34:29Z">
              <w:del w:author="Farmaceutico Regente" w:id="4" w:date="2026-06-26T15:41:40Z">
                <w:r w:rsidDel="00000000" w:rsidR="00000000" w:rsidRPr="00000000">
                  <w:rPr>
                    <w:rtl w:val="0"/>
                  </w:rPr>
                </w:r>
              </w:del>
            </w:ins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102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ALBINO WALTER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45</w:delText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103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GONZÁLEZ ANDERSON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104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LAMA DANIELA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105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HERLANE LÓPEZ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68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106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LÓPEZ NEIBOY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22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107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CIPRIOTA SEVILLE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108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72265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QUETOY YSABEL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36</w:delText>
              </w:r>
            </w:del>
          </w:p>
        </w:tc>
      </w:tr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109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PASTONO GYAMILY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110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RODRÍGUEZ 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PINDIOLE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51</w:delText>
              </w:r>
            </w:del>
          </w:p>
        </w:tc>
      </w:tr>
      <w:tr>
        <w:trPr>
          <w:cantSplit w:val="0"/>
          <w:trHeight w:val="43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111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FRANKLIN ALFONSO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65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112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SALAZAR CAROLINE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113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MARTÍNEZ YAMILITH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30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114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RIVAS MARY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30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115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PENA YOHSEN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51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116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7841186523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ZEALARIO ALEXIS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117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GONZÁLEZ ANA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46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118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ENDER RANGEL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150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119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397583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YACHER NANCY DURÁN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3997802734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120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VALERIA CONTRERAS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121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397583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YARLYS CONTRERAS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122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FERMÍNE ESPINOSA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123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HAROLD CAPELLA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124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ALEX PALENCIA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125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DANELY RODRÍGUEZ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126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HELINSSON AQUINO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127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397583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YALEISY HADDAN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128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GORDOFÓN GONZALEZ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129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Periférico de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CERVELAN FERMÍNE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2015380859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130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325744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IBARRA ANA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74</w:delText>
              </w:r>
            </w:del>
          </w:p>
        </w:tc>
      </w:tr>
      <w:tr>
        <w:trPr>
          <w:cantSplit w:val="0"/>
          <w:trHeight w:val="305.2798461914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131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TORREALBA NUVIA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68</w:delText>
              </w:r>
            </w:del>
          </w:p>
        </w:tc>
      </w:tr>
    </w:tbl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tbl>
      <w:tblPr>
        <w:tblStyle w:val="Table4"/>
        <w:tblW w:w="8010.319976806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158.920135498047"/>
        <w:gridCol w:w="3385"/>
        <w:gridCol w:w="902.39990234375"/>
        <w:tblGridChange w:id="0">
          <w:tblGrid>
            <w:gridCol w:w="563.9999389648438"/>
            <w:gridCol w:w="3158.920135498047"/>
            <w:gridCol w:w="3385"/>
            <w:gridCol w:w="902.39990234375"/>
          </w:tblGrid>
        </w:tblGridChange>
      </w:tblGrid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132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GARCIA YENNY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34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133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325744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ISCALA YENNY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42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134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ABREU PAULINA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</w:delText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135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TRUJILLO ELIAN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19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136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LISCANO PEDRO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40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137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MARCANO KATIUSKA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56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138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ARRIETA DORIS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65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139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BALBUENO WILMED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37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140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9049072265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WINCHESTER KELLYS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28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141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VEGA SAMUEL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11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142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RONDÓN ANGEL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12</w:delText>
              </w:r>
            </w:del>
          </w:p>
        </w:tc>
      </w:tr>
      <w:tr>
        <w:trPr>
          <w:cantSplit w:val="0"/>
          <w:trHeight w:val="305.40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143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RENGIFO GUILLERMINA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46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144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GONZALEZ OLGA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63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145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MIJARES ISOLIBETH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45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146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URBINA SILIBETO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80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147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BORGES LILIANE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21</w:delText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148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ALAYON SUHYN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25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149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BISVAL CLARA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62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150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RIVAS FRANKENIL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53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151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PORTILLO OMAR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40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152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SUAREZ RENE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62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153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CALDERA LEWIS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40</w:delText>
              </w:r>
            </w:del>
          </w:p>
        </w:tc>
      </w:tr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154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PADILLA RODOSKI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155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RAMÍREZ MARIANGEL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33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156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BLANCOS YESSICA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ins w:author="fabiana belizario" w:id="21" w:date="2026-06-26T16:04:51Z">
              <w:del w:author="Farmaceutico Regente" w:id="4" w:date="2026-06-26T15:41:40Z">
                <w:r w:rsidDel="00000000" w:rsidR="00000000" w:rsidRPr="00000000">
                  <w:rPr>
                    <w:b w:val="1"/>
                    <w:bCs w:val="1"/>
                    <w:color w:val="ffffff"/>
                    <w:sz w:val="28.079999923706055"/>
                    <w:szCs w:val="28.079999923706055"/>
                    <w:rtl w:val="0"/>
                    <w:rPrChange w:author="fabiana belizario" w:id="22" w:date="2026-06-26T16:04:51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19.920000076293945"/>
                        <w:szCs w:val="19.920000076293945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 in </w:delText>
                </w:r>
              </w:del>
            </w:ins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biana belizario" w:id="22" w:date="2026-06-26T16:04:51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53</w:delText>
              </w:r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157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RIVAS FABINA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23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158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MILANO GLADIVSKA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159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MUÑON </w:delText>
              </w:r>
            </w:del>
            <w:ins w:author="Andres Salcedo" w:id="23" w:date="2026-06-26T14:51:39Z">
              <w:del w:author="Farmaceutico Regente" w:id="4" w:date="2026-06-26T15:41:40Z">
                <w:r w:rsidDel="00000000" w:rsidR="00000000" w:rsidRPr="00000000">
                  <w:rPr>
                    <w:b w:val="1"/>
                    <w:bCs w:val="1"/>
                    <w:color w:val="ffffff"/>
                    <w:sz w:val="28.079999923706055"/>
                    <w:szCs w:val="28.079999923706055"/>
                    <w:rtl w:val="0"/>
                    <w:rPrChange w:author="Farmaceutico Regente" w:id="5" w:date="2026-06-26T15:41:40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19.920000076293945"/>
                        <w:szCs w:val="19.920000076293945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 </w:delText>
                </w:r>
              </w:del>
            </w:ins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MARIANGEL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59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160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VASCONCELO ANDREINA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43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161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PADILLA RODOSKI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52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162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PIRETO SEBASTIÁN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16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163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BARRETO RICARDO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42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164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OBREGON DIEGO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14</w:delText>
              </w:r>
            </w:del>
          </w:p>
        </w:tc>
      </w:tr>
      <w:tr>
        <w:trPr>
          <w:cantSplit w:val="0"/>
          <w:trHeight w:val="305.3997802734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165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CABEZA KARINA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30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166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GONZALEZ ALEXANDRA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42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167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CHACÓN CARLOS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43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168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LOPEZ HADDY F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42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169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CASTILLO VICTORIA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40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170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CASTAÑO DANA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17</w:delText>
              </w:r>
            </w:del>
          </w:p>
        </w:tc>
      </w:tr>
      <w:tr>
        <w:trPr>
          <w:cantSplit w:val="0"/>
          <w:trHeight w:val="58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171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TORRES MILAGROS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46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172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PARRA GABRIELA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19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173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ARTEAGA GLADYS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72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174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VILCHEZ BRAYAN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23</w:delText>
              </w:r>
            </w:del>
          </w:p>
        </w:tc>
      </w:tr>
      <w:tr>
        <w:trPr>
          <w:cantSplit w:val="0"/>
          <w:trHeight w:val="304.72015380859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175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FUENTES ALBERTO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52</w:delText>
              </w:r>
            </w:del>
          </w:p>
        </w:tc>
      </w:tr>
      <w:tr>
        <w:trPr>
          <w:cantSplit w:val="0"/>
          <w:trHeight w:val="305.2798461914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176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PEREZ FRANCISCA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63</w:delText>
              </w:r>
            </w:del>
          </w:p>
        </w:tc>
      </w:tr>
    </w:tbl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tbl>
      <w:tblPr>
        <w:tblStyle w:val="Table5"/>
        <w:tblW w:w="8010.319976806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158.920135498047"/>
        <w:gridCol w:w="3385"/>
        <w:gridCol w:w="902.39990234375"/>
        <w:tblGridChange w:id="0">
          <w:tblGrid>
            <w:gridCol w:w="563.9999389648438"/>
            <w:gridCol w:w="3158.920135498047"/>
            <w:gridCol w:w="3385"/>
            <w:gridCol w:w="902.39990234375"/>
          </w:tblGrid>
        </w:tblGridChange>
      </w:tblGrid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177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MARABITO JOSEANI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178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ABELLO MATILDE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36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179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RODRIGUEZ 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EDUARDO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65</w:delText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180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DIVITO ROSA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64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181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GUERRERO DEIVERSON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20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182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CÓRDOVA ARNALDO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19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183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REY JENNICEL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184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RIVERO DANIEL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60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185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BLANCO JOSE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186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FERNANDEZ NEISY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37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187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ROJAS RAFAEL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50</w:delText>
              </w:r>
            </w:del>
          </w:p>
        </w:tc>
      </w:tr>
      <w:tr>
        <w:trPr>
          <w:cantSplit w:val="0"/>
          <w:trHeight w:val="305.40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188 Hospital Domin</w:delText>
              </w:r>
            </w:del>
            <w:ins w:author="Loredana Giordano Piñate" w:id="24" w:date="2026-06-26T15:27:51Z">
              <w:del w:author="Farmaceutico Regente" w:id="4" w:date="2026-06-26T15:41:40Z">
                <w:r w:rsidDel="00000000" w:rsidR="00000000" w:rsidRPr="00000000">
                  <w:rPr>
                    <w:b w:val="1"/>
                    <w:bCs w:val="1"/>
                    <w:color w:val="ffffff"/>
                    <w:sz w:val="28.079999923706055"/>
                    <w:szCs w:val="28.079999923706055"/>
                    <w:rtl w:val="0"/>
                    <w:rPrChange w:author="Farmaceutico Regente" w:id="5" w:date="2026-06-26T15:41:40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19.920000076293945"/>
                        <w:szCs w:val="19.920000076293945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  te </w:delText>
                </w:r>
              </w:del>
            </w:ins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GONZALEZ STEPHANY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22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189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GONZALEZ RAFAEL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39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190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CASTRO JUAN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26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191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ESCALONA IVIS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55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192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SERRANO NANCY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67</w:delText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193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ROMERO JOSE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60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194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GUAVINI EFREN P.2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30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195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CISNERO ROSA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57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196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MUÑOZ JOSEFINA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72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197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ACOSTA ISAEL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10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198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ACOSTA ALEXANDER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47</w:delText>
              </w:r>
            </w:del>
          </w:p>
        </w:tc>
      </w:tr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199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ACOSTA HASAEL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13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200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BETANCOURT MARIA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74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201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325744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IZQUIERDO IRAIMA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83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202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VASQUE LUIS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77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203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ALBE MANUEL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77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204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GONZALEZ ALBIMAR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59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205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FERNANDEZ EFRAIN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31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206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MENDEZ YESIRE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24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207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PARRA ESTEFANÍA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15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208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DELGADO EDIMAR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23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209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OLDAZ LUI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SAN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58</w:delText>
              </w:r>
            </w:del>
          </w:p>
        </w:tc>
      </w:tr>
      <w:tr>
        <w:trPr>
          <w:cantSplit w:val="0"/>
          <w:trHeight w:val="305.3997802734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210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MACHADO ANARELLA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9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211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FRONTADO MIEL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23144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212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SIMENEZ AXIEL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213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PEDRON JESÚS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68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214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GOYO RAFAEL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215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OMASIENTO SEBASTIÁN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16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216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BLANCO CARMEN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55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217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CABARCA VENDEZILÍN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13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218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SEQUELA SOFIA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19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48.623199462890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219 Hospital Domingo Luciani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SALAZAR ARTURO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43</w:delText>
              </w:r>
            </w:del>
          </w:p>
        </w:tc>
      </w:tr>
      <w:tr>
        <w:trPr>
          <w:cantSplit w:val="0"/>
          <w:trHeight w:val="304.72015380859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220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MARCANO ROSA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798461914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221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SAN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DOVAL ADRIANA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</w:tbl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tbl>
      <w:tblPr>
        <w:tblStyle w:val="Table6"/>
        <w:tblW w:w="8010.319976806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158.920135498047"/>
        <w:gridCol w:w="3385"/>
        <w:gridCol w:w="902.39990234375"/>
        <w:tblGridChange w:id="0">
          <w:tblGrid>
            <w:gridCol w:w="563.9999389648438"/>
            <w:gridCol w:w="3158.920135498047"/>
            <w:gridCol w:w="3385"/>
            <w:gridCol w:w="902.39990234375"/>
          </w:tblGrid>
        </w:tblGridChange>
      </w:tblGrid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222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MIRANDA VICTORIA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223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GUTIERREZ JOSE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224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ORANA EDUAR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225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GONZALEZ MILEIBIS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226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  <w:pPrChange w:author="Victoria Sofía Medina Gil" w:id="0" w:date="2026-06-26T15:16:09Z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57.76397705078125" w:right="0" w:firstLine="0"/>
                  <w:jc w:val="left"/>
                </w:pPr>
              </w:pPrChange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SEDEÑO MARYURI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227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RAMIREZ HEILIMAR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228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BRIZUELA 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G</w:delText>
              </w:r>
            </w:del>
            <w:ins w:author="Zamira Valentina Rodríguez Colón" w:id="26" w:date="2026-06-26T15:27:20Z">
              <w:del w:author="Farmaceutico Regente" w:id="4" w:date="2026-06-26T15:41:40Z">
                <w:r w:rsidDel="00000000" w:rsidR="00000000" w:rsidRPr="00000000">
                  <w:rPr>
                    <w:b w:val="1"/>
                    <w:bCs w:val="1"/>
                    <w:color w:val="ffffff"/>
                    <w:sz w:val="28.079999923706055"/>
                    <w:szCs w:val="28.079999923706055"/>
                    <w:rtl w:val="0"/>
                    <w:rPrChange w:author="Farmaceutico Regente" w:id="5" w:date="2026-06-26T15:41:40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19.920000076293945"/>
                        <w:szCs w:val="19.920000076293945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 </w:delText>
                </w:r>
              </w:del>
            </w:ins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ABRIEL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ins w:author="Nipz" w:id="27" w:date="2026-06-26T15:55:15Z">
              <w:del w:author="Farmaceutico Regente" w:id="4" w:date="2026-06-26T15:41:40Z">
                <w:r w:rsidDel="00000000" w:rsidR="00000000" w:rsidRPr="00000000">
                  <w:rPr>
                    <w:b w:val="1"/>
                    <w:bCs w:val="1"/>
                    <w:color w:val="ffffff"/>
                    <w:sz w:val="28.079999923706055"/>
                    <w:szCs w:val="28.079999923706055"/>
                    <w:rtl w:val="0"/>
                    <w:rPrChange w:author="Farmaceutico Regente" w:id="5" w:date="2026-06-26T15:41:40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19.920000076293945"/>
                        <w:szCs w:val="19.920000076293945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J</w:delText>
                </w:r>
              </w:del>
            </w:ins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229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CARRIZO VIVIANA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230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GARCIA DIEGO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231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MARCANO YENNI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232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D ANZOLA MANUELA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40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233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LEON GONZALO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234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MIJARES CELIANA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235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ORTUÑO YENNY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236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PACHECO CESAR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237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DIAS ANA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238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URDIDAS ADRIANA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239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AGUILERA ANA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240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SUCRE PETNA</w:delText>
              </w:r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241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ins w:author="Isaac Vargas" w:id="28" w:date="2026-06-26T15:38:51Z"/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ins w:author="Isaac Vargas" w:id="28" w:date="2026-06-26T15:38:51Z">
              <w:del w:author="Farmaceutico Regente" w:id="4" w:date="2026-06-26T15:41:40Z">
                <w:r w:rsidDel="00000000" w:rsidR="00000000" w:rsidRPr="00000000">
                  <w:rPr>
                    <w:rtl w:val="0"/>
                  </w:rPr>
                </w:r>
              </w:del>
            </w:ins>
          </w:p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ins w:author="Isaac Vargas" w:id="28" w:date="2026-06-26T15:38:51Z"/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ins w:author="Isaac Vargas" w:id="28" w:date="2026-06-26T15:38:51Z">
              <w:del w:author="Farmaceutico Regente" w:id="4" w:date="2026-06-26T15:41:40Z">
                <w:r w:rsidDel="00000000" w:rsidR="00000000" w:rsidRPr="00000000">
                  <w:rPr>
                    <w:rtl w:val="0"/>
                  </w:rPr>
                </w:r>
              </w:del>
            </w:ins>
          </w:p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ins w:author="Isaac Vargas" w:id="28" w:date="2026-06-26T15:38:51Z"/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ins w:author="Isaac Vargas" w:id="28" w:date="2026-06-26T15:38:51Z">
              <w:del w:author="Farmaceutico Regente" w:id="4" w:date="2026-06-26T15:41:40Z">
                <w:r w:rsidDel="00000000" w:rsidR="00000000" w:rsidRPr="00000000">
                  <w:rPr>
                    <w:rtl w:val="0"/>
                  </w:rPr>
                </w:r>
              </w:del>
            </w:ins>
          </w:p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ins w:author="Isaac Vargas" w:id="28" w:date="2026-06-26T15:38:51Z"/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ins w:author="Isaac Vargas" w:id="28" w:date="2026-06-26T15:38:51Z">
              <w:del w:author="Farmaceutico Regente" w:id="4" w:date="2026-06-26T15:41:40Z">
                <w:r w:rsidDel="00000000" w:rsidR="00000000" w:rsidRPr="00000000">
                  <w:rPr>
                    <w:rtl w:val="0"/>
                  </w:rPr>
                </w:r>
              </w:del>
            </w:ins>
          </w:p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ins w:author="Isaac Vargas" w:id="28" w:date="2026-06-26T15:38:51Z"/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ins w:author="Isaac Vargas" w:id="28" w:date="2026-06-26T15:38:51Z">
              <w:del w:author="Farmaceutico Regente" w:id="4" w:date="2026-06-26T15:41:40Z">
                <w:r w:rsidDel="00000000" w:rsidR="00000000" w:rsidRPr="00000000">
                  <w:rPr>
                    <w:rtl w:val="0"/>
                  </w:rPr>
                </w:r>
              </w:del>
            </w:ins>
          </w:p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ins w:author="Isaac Vargas" w:id="28" w:date="2026-06-26T15:38:51Z"/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ins w:author="Isaac Vargas" w:id="28" w:date="2026-06-26T15:38:51Z">
              <w:del w:author="Farmaceutico Regente" w:id="4" w:date="2026-06-26T15:41:40Z">
                <w:r w:rsidDel="00000000" w:rsidR="00000000" w:rsidRPr="00000000">
                  <w:rPr>
                    <w:rtl w:val="0"/>
                  </w:rPr>
                </w:r>
              </w:del>
            </w:ins>
          </w:p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ins w:author="Isaac Vargas" w:id="28" w:date="2026-06-26T15:38:51Z"/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ins w:author="Isaac Vargas" w:id="28" w:date="2026-06-26T15:38:51Z">
              <w:del w:author="Farmaceutico Regente" w:id="4" w:date="2026-06-26T15:41:40Z">
                <w:r w:rsidDel="00000000" w:rsidR="00000000" w:rsidRPr="00000000">
                  <w:rPr>
                    <w:rtl w:val="0"/>
                  </w:rPr>
                </w:r>
              </w:del>
            </w:ins>
          </w:p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ins w:author="Isaac Vargas" w:id="28" w:date="2026-06-26T15:38:51Z"/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ins w:author="Isaac Vargas" w:id="28" w:date="2026-06-26T15:38:51Z">
              <w:del w:author="Farmaceutico Regente" w:id="4" w:date="2026-06-26T15:41:40Z">
                <w:r w:rsidDel="00000000" w:rsidR="00000000" w:rsidRPr="00000000">
                  <w:rPr>
                    <w:rtl w:val="0"/>
                  </w:rPr>
                </w:r>
              </w:del>
            </w:ins>
          </w:p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ins w:author="Isaac Vargas" w:id="28" w:date="2026-06-26T15:38:51Z"/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ins w:author="Isaac Vargas" w:id="28" w:date="2026-06-26T15:38:51Z">
              <w:del w:author="Farmaceutico Regente" w:id="4" w:date="2026-06-26T15:41:40Z">
                <w:r w:rsidDel="00000000" w:rsidR="00000000" w:rsidRPr="00000000">
                  <w:rPr>
                    <w:rtl w:val="0"/>
                  </w:rPr>
                </w:r>
              </w:del>
            </w:ins>
          </w:p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ins w:author="Isaac Vargas" w:id="28" w:date="2026-06-26T15:38:51Z"/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ins w:author="Isaac Vargas" w:id="28" w:date="2026-06-26T15:38:51Z">
              <w:del w:author="Farmaceutico Regente" w:id="4" w:date="2026-06-26T15:41:40Z">
                <w:r w:rsidDel="00000000" w:rsidR="00000000" w:rsidRPr="00000000">
                  <w:rPr>
                    <w:rtl w:val="0"/>
                  </w:rPr>
                </w:r>
              </w:del>
            </w:ins>
          </w:p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ins w:author="Isaac Vargas" w:id="28" w:date="2026-06-26T15:38:51Z"/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ins w:author="Isaac Vargas" w:id="28" w:date="2026-06-26T15:38:51Z">
              <w:del w:author="Farmaceutico Regente" w:id="4" w:date="2026-06-26T15:41:40Z">
                <w:r w:rsidDel="00000000" w:rsidR="00000000" w:rsidRPr="00000000">
                  <w:rPr>
                    <w:rtl w:val="0"/>
                  </w:rPr>
                </w:r>
              </w:del>
            </w:ins>
          </w:p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ALVAREZ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 WILLIAN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242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CARDENAS ALEXANDRA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243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SUCRE FRANCIS MEDINA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244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HERNANDEZ CRUZ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245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RONDON FRAN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246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BECERRA LEONARDO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247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PAREDES CENEIDA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248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RAMIREZ ORIANA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249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CARDENAS ALEXANDRA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250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VIERA YULID PAREDES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251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CORDERO YADIRA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252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RONDON DAYANA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253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72265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QUINTERO CRISDALIS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254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GODOY ERIC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3997802734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255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MOLINA NAGIBI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256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ECHARA MARIA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257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GOMEZ MANUEL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258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CASTILLO AYARI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259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MEDINA 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NATHACHA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260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325744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IGLESIAS IHSEN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261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VALERO MARIA FELICIA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262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GUILLEN MARIA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263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GARCIA JUVYER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264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GRANADO CRISBEL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2015380859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265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MARTINEZ WILLIAMS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798461914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266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LOPEZ NATIN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</w:tbl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tbl>
      <w:tblPr>
        <w:tblStyle w:val="Table7"/>
        <w:tblW w:w="8010.319976806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158.920135498047"/>
        <w:gridCol w:w="3385"/>
        <w:gridCol w:w="902.39990234375"/>
        <w:tblGridChange w:id="0">
          <w:tblGrid>
            <w:gridCol w:w="563.9999389648438"/>
            <w:gridCol w:w="3158.920135498047"/>
            <w:gridCol w:w="3385"/>
            <w:gridCol w:w="902.39990234375"/>
          </w:tblGrid>
        </w:tblGridChange>
      </w:tblGrid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267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LOPEZ THAIS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268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FERNANDEZ ANGEL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269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BRACAMONTE GENESIS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270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PEROZA SAMUEL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271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8627929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VIERA ROSALINDA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272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93920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NOVIS CANDELARIO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273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OROPEZA LOURDES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274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PALMA MILAGRO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275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FERNANDEZ RODRIGO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276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ORTIZ ALVARO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277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72265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QUINTERO BARBARA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40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278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TIRADO YUNIOR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279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MOSQUERA EMILI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280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  <w:ins w:author="Andres Salcedo" w:id="29" w:date="2026-06-26T14:52:41Z">
              <w:del w:author="Farmaceutico Regente" w:id="4" w:date="2026-06-26T15:41:40Z">
                <w:r w:rsidDel="00000000" w:rsidR="00000000" w:rsidRPr="00000000">
                  <w:rPr>
                    <w:b w:val="1"/>
                    <w:bCs w:val="1"/>
                    <w:color w:val="ffffff"/>
                    <w:sz w:val="28.079999923706055"/>
                    <w:szCs w:val="28.079999923706055"/>
                    <w:rtl w:val="0"/>
                    <w:rPrChange w:author="Farmaceutico Regente" w:id="5" w:date="2026-06-26T15:41:40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19.920000076293945"/>
                        <w:szCs w:val="19.920000076293945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B</w:delText>
                </w:r>
              </w:del>
            </w:ins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DIAS VICTOR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281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ARAQUE MARIA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282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SEDEÑO MARYURI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283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RAMIREZ BARBARA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284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BRITO DAVID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285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DAVILA MARLENE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286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GARCIA MARIO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287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RODRIGUEZ 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FREDY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288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FIGUEIRA FERNANDA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289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PALMA YOSE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ANGARITA CARMEN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COLINA YOANDRI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397583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YAPTISTA YERMIN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293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DIAS 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SAN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DRA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294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DE 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SAN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TIAGO JUANA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295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ORTUÑO YONI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OLIVERO ANA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MARTINEZ MARLIN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GARCIA JUAN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MARCANO YENNI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3997802734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300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DE ANZOLA MANUELA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301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LEON GONZALO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302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MIJARES CELIANA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303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51123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ORTUÑO YENNY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304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AGUILERA ANA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305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SOJA ALEJANDRA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306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397583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YEGUE EIBAN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307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BERNAL MARCELA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308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AZOCAR VALERIA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309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MORILLO ANABELA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2015380859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310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MORALES LESVIA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798461914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311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BUENO MERIDO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</w:tbl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tbl>
      <w:tblPr>
        <w:tblStyle w:val="Table8"/>
        <w:tblW w:w="8010.319976806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158.920135498047"/>
        <w:gridCol w:w="3385"/>
        <w:gridCol w:w="902.39990234375"/>
        <w:tblGridChange w:id="0">
          <w:tblGrid>
            <w:gridCol w:w="563.9999389648438"/>
            <w:gridCol w:w="3158.920135498047"/>
            <w:gridCol w:w="3385"/>
            <w:gridCol w:w="902.39990234375"/>
          </w:tblGrid>
        </w:tblGridChange>
      </w:tblGrid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312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MONTOLLA MARIA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313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RIVERO MARLEIDI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314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TORRES ISABEL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315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LOPEZ DUFAR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316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ACOSTA YANELI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317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CHAVEZ NERI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318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CHACON ELIZABETH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319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GONZALEZ ELIZABETH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SUCRE PETNA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ALVAREZ WILLIAN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CARDENAS ALEXANDRA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40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323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HERNANDEZ CRUZ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324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RONDON FRAN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325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BECERRA LEONARDO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PAREDES CRUZENDIDA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RAMIREZ ORIANA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PAREDES YULID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325744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IDAGO ELIANNI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330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BASTIDO VERONICA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331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GONZALEZ ISABEL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332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LOPEZ FRANLEYDI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333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ESTABILITO ANICAR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334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93920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NAVAS YODALIS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335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GONZALEZ ADRIANA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336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MARTINEZ GABRIEL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652709960937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337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Hospital Pérez Carreño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9545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MARTINEZ ZORAIDA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</w:tbl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30706787109375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ffff"/>
              <w:sz w:val="28.079999923706055"/>
              <w:szCs w:val="28.079999923706055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b w:val="1"/>
            <w:bCs w:val="1"/>
            <w:color w:val="ffffff"/>
            <w:sz w:val="28.079999923706055"/>
            <w:szCs w:val="28.079999923706055"/>
            <w:rtl w:val="0"/>
            <w:rPrChange w:author="Farmaceutico Regente" w:id="5" w:date="2026-06-26T15:41:40Z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rPrChange>
          </w:rPr>
          <w:delText xml:space="preserve">STRO DE PACIENTES – SISMO VENEZUELA 2026 </w:delText>
        </w:r>
      </w:del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906494140625" w:line="240" w:lineRule="auto"/>
        <w:ind w:left="40.472259521484375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555555"/>
              <w:sz w:val="19.920000076293945"/>
              <w:szCs w:val="19.920000076293945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b w:val="1"/>
            <w:bCs w:val="1"/>
            <w:color w:val="ffffff"/>
            <w:sz w:val="28.079999923706055"/>
            <w:szCs w:val="28.079999923706055"/>
            <w:rtl w:val="0"/>
            <w:rPrChange w:author="Farmaceutico Regente" w:id="5" w:date="2026-06-26T15:41:40Z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555555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rPrChange>
          </w:rPr>
          <w:delText xml:space="preserve">e Ctrl+F (Windows) o Cmd+F (Mac) y escriba el nombre o cédula</w:delText>
        </w:r>
      </w:del>
    </w:p>
    <w:tbl>
      <w:tblPr>
        <w:tblStyle w:val="Table9"/>
        <w:tblW w:w="7446.31973266601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0.3199768066406"/>
        <w:gridCol w:w="2030.999755859375"/>
        <w:gridCol w:w="3385"/>
        <w:tblGridChange w:id="0">
          <w:tblGrid>
            <w:gridCol w:w="2030.3199768066406"/>
            <w:gridCol w:w="2030.999755859375"/>
            <w:gridCol w:w="3385"/>
          </w:tblGrid>
        </w:tblGridChange>
      </w:tblGrid>
      <w:tr>
        <w:trPr>
          <w:cantSplit w:val="0"/>
          <w:trHeight w:val="477.60009765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CÉDULA / ID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TELÉFONO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DIRECCIÓN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24.140.952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0412-9970844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42822265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SAN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TA ROSALIA</w:delText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10.235.290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0424-2927910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FLORIDA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12.066.889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0424-4437142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42822265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SAN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TA ROSA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22.316.562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0424-5364882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1835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PLAZA VENEZUELA</w:delText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26.346.743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0426-3844124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64941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MARICHE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25.846.221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0424-1737018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ALTAMIRA</w:delText>
              </w:r>
            </w:del>
          </w:p>
        </w:tc>
      </w:tr>
      <w:tr>
        <w:trPr>
          <w:cantSplit w:val="0"/>
          <w:trHeight w:val="305.399169921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8.418.724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0412-1290170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VEGA</w:delText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31.331.652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0414-0209230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1835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PARACOTO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17.443.980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0412-6392426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EL VALLE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5.424.760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0412-1825267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LOS ROSALES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30.334.636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2850105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1835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PINTO SALINAS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21.364.204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0424-2738577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1835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PRIVADOS DE LIBERTAD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17.491.087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0424-2738577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1835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PRIVADOS </w:delText>
              </w:r>
            </w:del>
            <w:ins w:author="Tatiana Diaz" w:id="30" w:date="2026-06-26T15:50:54Z">
              <w:del w:author="Farmaceutico Regente" w:id="4" w:date="2026-06-26T15:41:40Z">
                <w:r w:rsidDel="00000000" w:rsidR="00000000" w:rsidRPr="00000000">
                  <w:rPr>
                    <w:b w:val="1"/>
                    <w:bCs w:val="1"/>
                    <w:color w:val="ffffff"/>
                    <w:sz w:val="28.079999923706055"/>
                    <w:szCs w:val="28.079999923706055"/>
                    <w:rtl w:val="0"/>
                    <w:rPrChange w:author="Farmaceutico Regente" w:id="5" w:date="2026-06-26T15:41:40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19.920000076293945"/>
                        <w:szCs w:val="19.920000076293945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bhjhj</w:delText>
                </w:r>
              </w:del>
            </w:ins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DE 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LIBERTAD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541625976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4.029.093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0424-2577096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AVENIDA LECUNA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6.482.918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0414-9081729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EL VALLE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3.409.148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0414-3367038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AV VICTORIA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32.320.251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0412-3574177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LOS TEQUES</w:delText>
              </w:r>
            </w:del>
          </w:p>
        </w:tc>
      </w:tr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33.230.043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0424-2414874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42822265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SAN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 AGUSTIN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5.343.446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0424-1519166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1835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PINTO SALINAS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12.882.457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0424-5860106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CACIQUE TIUNA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22.513.789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0412-9854079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64941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MONTALBAN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10.813.576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0414-1878802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CEMENTERIO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18.274.233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0412-2913570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CATIA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25.304.211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0412-5749550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COCHE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22.538.576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0424-2562305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LAS MAYAS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36.085.467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0424-2562305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LAS MAYAS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13.409.559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0424-2562305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LAS MAYAS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5.072.832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0424-2183524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AV PASCUAL</w:delText>
              </w:r>
            </w:del>
          </w:p>
        </w:tc>
      </w:tr>
      <w:tr>
        <w:trPr>
          <w:cantSplit w:val="0"/>
          <w:trHeight w:val="305.3997802734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22.89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0424-3357891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55761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VARGAS 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LAGUNILLAS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32.807.709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 EL TREBOL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18.780.841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0424-1534022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15.430.608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0416-7089152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AV LIBERTADOR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26.068.002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0412-9095086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13.470.155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0424-8168787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EL VALLE COCHE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27.797.121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0416-7537984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EL VALLE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28.136.168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0412-3475759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16.208.203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0412-2091099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COCHE</w:delText>
              </w:r>
            </w:del>
          </w:p>
        </w:tc>
      </w:tr>
      <w:tr>
        <w:trPr>
          <w:cantSplit w:val="0"/>
          <w:trHeight w:val="304.7999572753906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15.267.293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0412-2983051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EL VALLE</w:delText>
              </w:r>
            </w:del>
          </w:p>
        </w:tc>
      </w:tr>
      <w:tr>
        <w:trPr>
          <w:cantSplit w:val="0"/>
          <w:trHeight w:val="304.7999572753906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31.445.070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0412-3175785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</w:tr>
      <w:tr>
        <w:trPr>
          <w:cantSplit w:val="0"/>
          <w:trHeight w:val="305.2000427246094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30.334.452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0412-8162456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</w:tr>
      <w:tr>
        <w:trPr>
          <w:cantSplit w:val="0"/>
          <w:trHeight w:val="304.7999572753906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8.358.411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0424-3579081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</w:tr>
    </w:tbl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tbl>
      <w:tblPr>
        <w:tblStyle w:val="Table10"/>
        <w:tblW w:w="7446.31973266601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0.3199768066406"/>
        <w:gridCol w:w="2030.999755859375"/>
        <w:gridCol w:w="3385"/>
        <w:tblGridChange w:id="0">
          <w:tblGrid>
            <w:gridCol w:w="2030.3199768066406"/>
            <w:gridCol w:w="2030.999755859375"/>
            <w:gridCol w:w="3385"/>
          </w:tblGrid>
        </w:tblGridChange>
      </w:tblGrid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8229616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0412-3958541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34.553.337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0412-3758541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36.192.938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0424-1507138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32.790.475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0424-1507138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11.061.197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0426-1507138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24.175.821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0414-7335723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15.332.705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0412-9646938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6.045.544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0412-2928549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ins w:author="Alejandra Higuera" w:id="31" w:date="2026-06-26T15:28:07Z">
              <w:del w:author="Farmaceutico Regente" w:id="4" w:date="2026-06-26T15:41:40Z">
                <w:r w:rsidDel="00000000" w:rsidR="00000000" w:rsidRPr="00000000">
                  <w:rPr>
                    <w:b w:val="1"/>
                    <w:bCs w:val="1"/>
                    <w:color w:val="ffffff"/>
                    <w:sz w:val="28.079999923706055"/>
                    <w:szCs w:val="28.079999923706055"/>
                    <w:rtl w:val="0"/>
                    <w:rPrChange w:author="Farmaceutico Regente" w:id="5" w:date="2026-06-26T15:41:40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19.920000076293945"/>
                        <w:szCs w:val="19.920000076293945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un </w:delText>
                </w:r>
              </w:del>
            </w:ins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CATIA TAMARINDO / LA GUAIRA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11.639.518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0412-2728549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11.639.511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0412-2928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29.900.166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0414-5215646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</w:tr>
      <w:tr>
        <w:trPr>
          <w:cantSplit w:val="0"/>
          <w:trHeight w:val="305.40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15.810.058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3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Hoyo de la Puerta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20.562.844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CATIA LA MAR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29.900.166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0412-2520602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6274191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32.111.741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Los Caracas / La Guaira</w:delText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14.929.760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0412-0109465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13.717.596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0424-2668717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Edif Carabobo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Av Lecuna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Av Lecuna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Av Fuerzas Armadas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Candelaria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Candelaria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Candelaria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Candelaria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Candelaria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Candelaria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55761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Valles del Tuy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42822265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Sarria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Candelaria</w:delText>
              </w:r>
            </w:del>
          </w:p>
        </w:tc>
      </w:tr>
      <w:tr>
        <w:trPr>
          <w:cantSplit w:val="0"/>
          <w:trHeight w:val="305.3997802734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64941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Misión Vivienda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Candelaria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42822265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San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ta Monica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Candelaria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Candelaria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42822265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Sarria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12067370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Candelaria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4806707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Cand</w:delText>
              </w:r>
            </w:del>
            <w:ins w:author="Josneidy Barreto" w:id="32" w:date="2026-06-26T15:52:09Z">
              <w:del w:author="Farmaceutico Regente" w:id="4" w:date="2026-06-26T15:41:40Z">
                <w:r w:rsidDel="00000000" w:rsidR="00000000" w:rsidRPr="00000000">
                  <w:rPr>
                    <w:b w:val="1"/>
                    <w:bCs w:val="1"/>
                    <w:color w:val="ffffff"/>
                    <w:sz w:val="28.079999923706055"/>
                    <w:szCs w:val="28.079999923706055"/>
                    <w:rtl w:val="0"/>
                    <w:rPrChange w:author="Farmaceutico Regente" w:id="5" w:date="2026-06-26T15:41:40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19.920000076293945"/>
                        <w:szCs w:val="19.920000076293945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 lo </w:delText>
                </w:r>
              </w:del>
            </w:ins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elaria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20101410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Barinas</w:delText>
              </w:r>
            </w:del>
          </w:p>
        </w:tc>
      </w:tr>
      <w:tr>
        <w:trPr>
          <w:cantSplit w:val="0"/>
          <w:trHeight w:val="304.72015380859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22262602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Barquisimeto</w:delText>
              </w:r>
            </w:del>
          </w:p>
        </w:tc>
      </w:tr>
      <w:tr>
        <w:trPr>
          <w:cantSplit w:val="0"/>
          <w:trHeight w:val="305.2798461914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99289918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</w:tr>
    </w:tbl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tbl>
      <w:tblPr>
        <w:tblStyle w:val="Table11"/>
        <w:tblW w:w="7446.31973266601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0.3199768066406"/>
        <w:gridCol w:w="2030.999755859375"/>
        <w:gridCol w:w="3385"/>
        <w:tblGridChange w:id="0">
          <w:tblGrid>
            <w:gridCol w:w="2030.3199768066406"/>
            <w:gridCol w:w="2030.999755859375"/>
            <w:gridCol w:w="3385"/>
          </w:tblGrid>
        </w:tblGridChange>
      </w:tblGrid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40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3er plan de la Selva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1835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Pio Caído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Escalipto 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San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 Blas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Calle Principal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64941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Mosquito de Morolina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Ly/ Guiñare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42822265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Se. Grativia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Cortada de Calle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64941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Magallanes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Carabilla + Sector Río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Calle 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San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 Isidro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.9470214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por Suere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Ciudad Nueva Torre</w:delText>
              </w:r>
            </w:del>
          </w:p>
        </w:tc>
      </w:tr>
      <w:tr>
        <w:trPr>
          <w:cantSplit w:val="0"/>
          <w:trHeight w:val="305.3997802734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Amador Cura Iza Macarao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Los Paraísos de #13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765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Campo Js. Vi Gallego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2015380859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798461914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</w:tbl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tbl>
      <w:tblPr>
        <w:tblStyle w:val="Table12"/>
        <w:tblW w:w="7446.31973266601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0.3199768066406"/>
        <w:gridCol w:w="2030.999755859375"/>
        <w:gridCol w:w="3385"/>
        <w:tblGridChange w:id="0">
          <w:tblGrid>
            <w:gridCol w:w="2030.3199768066406"/>
            <w:gridCol w:w="2030.999755859375"/>
            <w:gridCol w:w="3385"/>
          </w:tblGrid>
        </w:tblGridChange>
      </w:tblGrid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40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3997802734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2015380859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798461914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</w:tbl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tbl>
      <w:tblPr>
        <w:tblStyle w:val="Table13"/>
        <w:tblW w:w="7446.31973266601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0.3199768066406"/>
        <w:gridCol w:w="2030.999755859375"/>
        <w:gridCol w:w="3385"/>
        <w:tblGridChange w:id="0">
          <w:tblGrid>
            <w:gridCol w:w="2030.3199768066406"/>
            <w:gridCol w:w="2030.999755859375"/>
            <w:gridCol w:w="3385"/>
          </w:tblGrid>
        </w:tblGridChange>
      </w:tblGrid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40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3997802734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2015380859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541625976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41498435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798461914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34518879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</w:tbl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tbl>
      <w:tblPr>
        <w:tblStyle w:val="Table14"/>
        <w:tblW w:w="7446.31973266601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0.3199768066406"/>
        <w:gridCol w:w="2030.999755859375"/>
        <w:gridCol w:w="3385"/>
        <w:tblGridChange w:id="0">
          <w:tblGrid>
            <w:gridCol w:w="2030.3199768066406"/>
            <w:gridCol w:w="2030.999755859375"/>
            <w:gridCol w:w="3385"/>
          </w:tblGrid>
        </w:tblGridChange>
      </w:tblGrid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34054588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28447519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26468240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14194021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32543420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32781459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33232603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33423811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10384289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296723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40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22916224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19734177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5199652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26327366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10576803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17856045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20003134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2945823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16125101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28143770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541625976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4636722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19659867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34800366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6405488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27006264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28143770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3883421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12763837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32865296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18749225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3997802734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29768360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27044236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18814839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26327913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29565365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32359883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13374764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6059288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27377514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23926261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2015380859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19367804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798461914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15541666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</w:tbl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tbl>
      <w:tblPr>
        <w:tblStyle w:val="Table15"/>
        <w:tblW w:w="7446.31973266601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0.3199768066406"/>
        <w:gridCol w:w="2030.999755859375"/>
        <w:gridCol w:w="3385"/>
        <w:tblGridChange w:id="0">
          <w:tblGrid>
            <w:gridCol w:w="2030.3199768066406"/>
            <w:gridCol w:w="2030.999755859375"/>
            <w:gridCol w:w="3385"/>
          </w:tblGrid>
        </w:tblGridChange>
      </w:tblGrid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13641870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16310014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31428533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33020891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12717087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9416493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14312752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541625976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41634669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13422890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40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26372024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28285779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11537536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28100561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14194021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18461886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30678485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19102824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5613119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14424783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81659048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64488239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12660680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25872328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13948173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11638321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11688834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5199652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541625976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4281217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10576899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17755829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10384289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3997802734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296723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22916224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19734177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5199652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20003134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6904629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24058780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6049995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28544619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34588981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2015380859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29565096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798461914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17158021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</w:tbl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tbl>
      <w:tblPr>
        <w:tblStyle w:val="Table16"/>
        <w:tblW w:w="7446.31973266601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0.3199768066406"/>
        <w:gridCol w:w="2030.999755859375"/>
        <w:gridCol w:w="3385"/>
        <w:tblGridChange w:id="0">
          <w:tblGrid>
            <w:gridCol w:w="2030.3199768066406"/>
            <w:gridCol w:w="2030.999755859375"/>
            <w:gridCol w:w="3385"/>
          </w:tblGrid>
        </w:tblGridChange>
      </w:tblGrid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25025734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36091784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541625976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4718019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12115323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31760907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81462470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2734286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17709218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2945823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16125101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28143770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40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541625976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4636722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19659867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34800366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6405488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27006264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3883421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32976229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30170626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29701695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9748535156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23241059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30072743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82230906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552612304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6092167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</w:tbl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tbl>
      <w:tblPr>
        <w:tblStyle w:val="Table17"/>
        <w:tblW w:w="2820.520172119140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201721191406"/>
        <w:tblGridChange w:id="0">
          <w:tblGrid>
            <w:gridCol w:w="2820.5201721191406"/>
          </w:tblGrid>
        </w:tblGridChange>
      </w:tblGrid>
      <w:tr>
        <w:trPr>
          <w:cantSplit w:val="0"/>
          <w:trHeight w:val="477.60009765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OBSERVACIONES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399169921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3997802734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9572753906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9572753906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000427246094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9572753906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</w:tbl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tbl>
      <w:tblPr>
        <w:tblStyle w:val="Table18"/>
        <w:tblW w:w="2820.520172119140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201721191406"/>
        <w:tblGridChange w:id="0">
          <w:tblGrid>
            <w:gridCol w:w="2820.5201721191406"/>
          </w:tblGrid>
        </w:tblGridChange>
      </w:tblGrid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40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3997802734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2015380859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798461914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</w:tbl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tbl>
      <w:tblPr>
        <w:tblStyle w:val="Table19"/>
        <w:tblW w:w="2820.520172119140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201721191406"/>
        <w:tblGridChange w:id="0">
          <w:tblGrid>
            <w:gridCol w:w="2820.5201721191406"/>
          </w:tblGrid>
        </w:tblGridChange>
      </w:tblGrid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49449157714844" w:lineRule="auto"/>
              <w:ind w:left="58.75999450683594" w:right="336.6998291015625" w:firstLine="5.1792144775390625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Nuevo ingreso / Hermano / Caída 2:16 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7.76397705078125" w:right="416.5789794921875" w:hanging="4.3824005126953125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Traumatismo Ext/Desblo / Sola / Caída 2:19 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58.75999450683594" w:right="339.28955078125" w:firstLine="6.374359130859375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Fr reg golpe maxilo / Sola / Caída 2:19 </w:delText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63.540802001953125" w:right="433.311767578125" w:hanging="10.159225463867188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Traumatis. encéfalo leve / Mamá / Caída 2:20 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8.75999450683594" w:right="2.840576171875" w:hanging="1.3944244384765625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QVOg e. lacera Scap / Mamá / Caída 2:30 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8.75999450683594" w:right="63.1976318359375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Ciudad lumba torácica / Sola / Caída 2:36 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4.57679748535156" w:right="62.40203857421875" w:firstLine="10.159149169921875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Her. cortada / Sola / Acc Moto 2:50 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63.540802001953125" w:right="544.6636962890625" w:hanging="0.1992034912109375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B/edemat guiñat morita / Mamá / Caída 2:56 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64.73594665527344" w:right="92.08221435546875" w:hanging="11.3543701171875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Traumate. Elbon + muscular / Hija / Caída 3:00 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48.79997253417969" w:right="43.87481689453125" w:firstLine="4.58160400390625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Traumat. odf con lacera / Sola / Consulta 3:21 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2.38555908203125" w:right="361.79840087890625" w:firstLine="0.9960174560546875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Traumat. facial + Trauma temporal / Sola / Patín 3:25 </w:delText>
              </w:r>
            </w:del>
          </w:p>
        </w:tc>
      </w:tr>
      <w:tr>
        <w:trPr>
          <w:cantSplit w:val="0"/>
          <w:trHeight w:val="305.40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69542121887207" w:lineRule="auto"/>
              <w:ind w:left="58.75999450683594" w:right="364.78668212890625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Contusion h. guaro / Sola / Consulta 3:46 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63.540802001953125" w:right="473.3514404296875" w:hanging="0.1992034912109375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Les. puncta de ante #18 / Mamá / Caída 3:47 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9.35760498046875" w:right="307.816162109375" w:firstLine="5.7767486572265625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Fractura de propina / Sola / Golpe 3:50 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1.38954162597656" w:right="352.237548828125" w:firstLine="7.370452880859375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Cassila para / Sola / Caída 4:10 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48.79997253417969" w:right="108.41705322265625" w:firstLine="15.338363647460938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Prosganda abdominal / Sola / Acc Moto 4:15 </w:delText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57.16636657714844" w:right="287.696533203125" w:firstLine="7.967987060546875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Fx/edem. de la ulna alt. izq. 5:11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5946655273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Hijo / Caída 6:57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35363769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Fío / Caída 6:58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Esposa / Caída 7:04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Esposo / Caída 7:07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40476989746" w:lineRule="auto"/>
              <w:ind w:left="58.162384033203125" w:right="172.957763671875" w:firstLine="6.374359130859375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Esposa / Her. cuta 8l / Caída 7:14</w:delText>
              </w:r>
            </w:del>
          </w:p>
        </w:tc>
      </w:tr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336181640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Papá / Caída 7:20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Sola / Caída 7:28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Sola / Caída 7:28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Sobrín / Caída 7:30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Amiga / Caída 7:46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Esposa / Caída 7:50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Solo / Caída 7:56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Caída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5946655273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Hermanos / Caída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3997802734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2015380859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798461914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</w:tbl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tbl>
      <w:tblPr>
        <w:tblStyle w:val="Table20"/>
        <w:tblW w:w="2820.520172119140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201721191406"/>
        <w:tblGridChange w:id="0">
          <w:tblGrid>
            <w:gridCol w:w="2820.5201721191406"/>
          </w:tblGrid>
        </w:tblGridChange>
      </w:tblGrid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40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3997802734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2015380859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798461914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</w:tbl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tbl>
      <w:tblPr>
        <w:tblStyle w:val="Table21"/>
        <w:tblW w:w="2820.520172119140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201721191406"/>
        <w:tblGridChange w:id="0">
          <w:tblGrid>
            <w:gridCol w:w="2820.5201721191406"/>
          </w:tblGrid>
        </w:tblGridChange>
      </w:tblGrid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35363769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Fallecida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57006835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Qx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40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35363769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Fallecida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35363769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Fallecida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35363769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Fallecida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3997802734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57006835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Qx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57006835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Qx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2015380859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798461914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</w:tbl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tbl>
      <w:tblPr>
        <w:tblStyle w:val="Table22"/>
        <w:tblW w:w="2820.520172119140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201721191406"/>
        <w:tblGridChange w:id="0">
          <w:tblGrid>
            <w:gridCol w:w="2820.5201721191406"/>
          </w:tblGrid>
        </w:tblGridChange>
      </w:tblGrid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40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 años</w:delText>
              </w:r>
            </w:del>
          </w:p>
        </w:tc>
      </w:tr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77160644531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 años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3997802734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2015380859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798461914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</w:tbl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tbl>
      <w:tblPr>
        <w:tblStyle w:val="Table23"/>
        <w:tblW w:w="2820.520172119140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201721191406"/>
        <w:tblGridChange w:id="0">
          <w:tblGrid>
            <w:gridCol w:w="2820.5201721191406"/>
          </w:tblGrid>
        </w:tblGridChange>
      </w:tblGrid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40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5765380859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Triaje</w:delText>
              </w:r>
            </w:del>
          </w:p>
        </w:tc>
      </w:tr>
      <w:tr>
        <w:trPr>
          <w:cantSplit w:val="0"/>
          <w:trHeight w:val="305.3997802734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2015380859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798461914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</w:tbl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tbl>
      <w:tblPr>
        <w:tblStyle w:val="Table24"/>
        <w:tblW w:w="2820.5201721191406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5201721191406"/>
        <w:tblGridChange w:id="0">
          <w:tblGrid>
            <w:gridCol w:w="2820.5201721191406"/>
          </w:tblGrid>
        </w:tblGridChange>
      </w:tblGrid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3855590820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traumachk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40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</w:tbl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12.92236328125" w:firstLine="0"/>
        <w:jc w:val="righ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ffff"/>
              <w:sz w:val="25.920000076293945"/>
              <w:szCs w:val="25.920000076293945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b w:val="1"/>
            <w:bCs w:val="1"/>
            <w:color w:val="ffffff"/>
            <w:sz w:val="28.079999923706055"/>
            <w:szCs w:val="28.079999923706055"/>
            <w:rtl w:val="0"/>
            <w:rPrChange w:author="Farmaceutico Regente" w:id="5" w:date="2026-06-26T15:41:40Z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rPrChange>
          </w:rPr>
          <w:delText xml:space="preserve">HOSPITAL DOMINGO LUCIANI</w:delText>
        </w:r>
      </w:del>
    </w:p>
    <w:tbl>
      <w:tblPr>
        <w:tblStyle w:val="Table25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76.800537109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N°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APELLIDOS Y NOMBRES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EDAD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CÉDULA / ID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TELÉFONO</w:delText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325592041015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IBARRA ANA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7.8231811523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 TORREALBA NUVIA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68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 GARCIA YENNY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31.010437011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 ISCALA YENNY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42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 ABREU PAULINA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6.030426025390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 TRUJILLO ELIAN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4.237670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 LISCANO PEDRO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40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43273925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 MARCANO KATIUSKA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56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40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9 ARRIETA DORIS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65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10 BALBUENO WILMED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37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11 WINCHESTER KELLYS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28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12 VEGA SAMUEL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11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13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RONDÓN ANGEL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12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14 RENGIFO GUILLERMINA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46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15 GONZALEZ OLGA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16 MIJARES ISOLIBETH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45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17 URBINA SILIBETO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80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 BORGES LILIANE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21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19 ALAYON SUHYN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25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20 BISVAL CLARA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62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21 RIVAS FRANKENIL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22 PORTILLO OMAR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40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23 SUAREZ RENE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62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24 CALDERA LEWIS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40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25 PADILLA RODOSKI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RAMÍREZ MARIANGEL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27 BLANCOS YESSICA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28 RIVAS FABINA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 MILANO GLADIVSKA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MUÑON MARIANGEL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3997802734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31 VASCONCELO ANDREINA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 PADILLA RODOSKI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52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33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PIRETO SEBASTIÁN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16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34 BARRETO RICARDO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42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35 OBREGON DIEGO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36 CABEZA KARINA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30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37 GONZALEZ ALEXANDRA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42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CHACÓN CARLOS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39 LOPEZ HADDY F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42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40 CASTILLO VICTORIA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40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200012207031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CASTAÑO DANA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17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799987792969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42 TORRES MILAGROS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46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9572753906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43 PARRA GABRIELA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</w:tbl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tbl>
      <w:tblPr>
        <w:tblStyle w:val="Table26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44 ARTEAGA GLADYS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72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45 VILCHEZ BRAYAN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46 FUENTES ALBERTO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52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47 PEREZ FRANCISCA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48 MARABITO JOSEANI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49 ABELLO MATILDE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36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50 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RODRIGUEZ 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EDUARDO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65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51 DIVITO ROSA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52 GUERRERO DEIVERSON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20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53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CÓRDOVA ARNALDO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54 REY JENNICEL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40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55 RIVERO DANIEL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60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56 BLANCO JOSE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57 FERNANDEZ NEISY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37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58 ROJAS RAFAEL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50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59 GONZALEZ STEPHANY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22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60 GONZALEZ RAFAEL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61 CASTRO JUAN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26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62 ESCALONA IVIS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55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63 SERRANO NANCY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67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64 ROMERO JOSE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60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65 GUAVINI EFREN P.2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30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66 CISNERO ROSA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57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MUÑOZ JOSEFINA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72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68 ACOSTA ISAEL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10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69 ACOSTA ALEXANDER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47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825" w:hRule="atLeast"/>
          <w:tblHeader w:val="0"/>
          <w:del w:author="Farmaceutico Regente" w:id="4" w:date="2026-06-26T15:41:40Z"/>
          <w:trPrChange w:author="motorval sr2" w:id="33" w:date="2026-06-26T15:13:24Z">
            <w:trPr>
              <w:cantSplit w:val="0"/>
              <w:trHeight w:val="304.8004150390625" w:hRule="atLeast"/>
              <w:tblHeader w:val="0"/>
            </w:trPr>
          </w:trPrChange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tcPrChange w:author="motorval sr2" w:id="33" w:date="2026-06-26T15:13:24Z"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</w:tcPrChange>
          </w:tcPr>
          <w:p w:rsidR="00000000" w:rsidDel="00000000" w:rsidP="00000000" w:rsidRDefault="00000000" w:rsidRPr="00000000" w14:paraId="00000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tcPrChange w:author="motorval sr2" w:id="33" w:date="2026-06-26T15:13:24Z"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</w:tcPrChange>
          </w:tcPr>
          <w:p w:rsidR="00000000" w:rsidDel="00000000" w:rsidP="00000000" w:rsidRDefault="00000000" w:rsidRPr="00000000" w14:paraId="00000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70 ACOSTA HASAEL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tcPrChange w:author="motorval sr2" w:id="33" w:date="2026-06-26T15:13:24Z"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</w:tcPrChange>
          </w:tcPr>
          <w:p w:rsidR="00000000" w:rsidDel="00000000" w:rsidP="00000000" w:rsidRDefault="00000000" w:rsidRPr="00000000" w14:paraId="00000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tcPrChange w:author="motorval sr2" w:id="33" w:date="2026-06-26T15:13:24Z"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</w:tcPrChange>
          </w:tcPr>
          <w:p w:rsidR="00000000" w:rsidDel="00000000" w:rsidP="00000000" w:rsidRDefault="00000000" w:rsidRPr="00000000" w14:paraId="00000C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tcPrChange w:author="motorval sr2" w:id="33" w:date="2026-06-26T15:13:24Z"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</w:tcPrChange>
          </w:tcPr>
          <w:p w:rsidR="00000000" w:rsidDel="00000000" w:rsidP="00000000" w:rsidRDefault="00000000" w:rsidRPr="00000000" w14:paraId="00000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71 BETANCOURT MARIA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72 IZQUIERDO IRAIMA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73 VASQUE LUIS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77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74 ALBE MANUEL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77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75 GONZALEZ ALBIMAR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76 FERNANDEZ EFRAIN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31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3997802734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77 MENDEZ YESIRE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PARRA ESTEFANÍA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15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79 DELGADO EDIMAR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80 OLDAZ LUI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SAN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58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81 MACHADO ANARELLA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82 FRONTADO MIEL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83 SIMENEZ AXIEL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84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PEDRON JESÚS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68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85 GOYO RAFAEL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66381835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OMASIENTO SEBASTIÁN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16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2015380859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87 BLANCO CARMEN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55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798461914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CABARCA VENDEZILÍN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89 SEQUELA SOFIA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</w:tbl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tbl>
      <w:tblPr>
        <w:tblStyle w:val="Table27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90 SALAZAR ARTURO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</w:tbl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.74411010742188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ffff"/>
              <w:sz w:val="25.920000076293945"/>
              <w:szCs w:val="25.920000076293945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b w:val="1"/>
            <w:bCs w:val="1"/>
            <w:color w:val="ffffff"/>
            <w:sz w:val="28.079999923706055"/>
            <w:szCs w:val="28.079999923706055"/>
            <w:rtl w:val="0"/>
            <w:rPrChange w:author="Farmaceutico Regente" w:id="5" w:date="2026-06-26T15:41:40Z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rPrChange>
          </w:rPr>
          <w:delText xml:space="preserve">GO LUCIANI</w:delText>
        </w:r>
      </w:del>
    </w:p>
    <w:tbl>
      <w:tblPr>
        <w:tblStyle w:val="Table28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76.800537109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DIRECCIÓN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OBSERVACIONES</w:delText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40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3997802734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200012207031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799987792969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9572753906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</w:tbl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tbl>
      <w:tblPr>
        <w:tblStyle w:val="Table29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Fallecida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72265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Qx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40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Fallecida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Fallecida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Fallecida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3997802734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72265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Qx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2015380859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798461914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6572265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Qx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</w:tbl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tbl>
      <w:tblPr>
        <w:tblStyle w:val="Table30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</w:tbl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99.98779296875" w:firstLine="0"/>
        <w:jc w:val="righ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ffff"/>
              <w:sz w:val="25.920000076293945"/>
              <w:szCs w:val="25.920000076293945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b w:val="1"/>
            <w:bCs w:val="1"/>
            <w:color w:val="ffffff"/>
            <w:sz w:val="28.079999923706055"/>
            <w:szCs w:val="28.079999923706055"/>
            <w:rtl w:val="0"/>
            <w:rPrChange w:author="Farmaceutico Regente" w:id="5" w:date="2026-06-26T15:41:40Z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rPrChange>
          </w:rPr>
          <w:delText xml:space="preserve">HOSPITAL UNIVERSITARIO DE CARACAS</w:delText>
        </w:r>
      </w:del>
    </w:p>
    <w:tbl>
      <w:tblPr>
        <w:tblStyle w:val="Table31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76.800537109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N°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APELLIDOS Y NOMBRES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EDAD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CÉDULA / ID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TELÉFONO</w:delText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66381835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OROZCO YUSBELIS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35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24.140.952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0412-9970844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7.8231811523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 CUYAN FRAN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10.235.290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0424-2927910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 OJEDA CARLOS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12.066.889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0424-4437142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31.010437011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 RAMIREZ YILMAR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22.316.562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0424-5364882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 MOYANO JAIME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26.346.743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0426-3844124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6.030426025390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 BENEDETI YORLIANIS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25.846.221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0424-1737018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4.237670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 TRIGOSO CARLOS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8.418.724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0412-1290170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43273925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 MARRERO YORGELIS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31.331.652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0414-0209230</w:delText>
              </w:r>
            </w:del>
          </w:p>
        </w:tc>
      </w:tr>
      <w:tr>
        <w:trPr>
          <w:cantSplit w:val="0"/>
          <w:trHeight w:val="305.40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9 TOVAR LUISONA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17.443.980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0412-6392426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10 CARILLO YASMIN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5.424.760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0412-1825267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11 NOGUERA FABIAN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30.334.636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0424-2850105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12 CASTELLANO JOSE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35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21.364.204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0424-2738577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13 BARAJA ANDRES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17.491.087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0424-2738577</w:delText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14 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SAN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DOVAL DORIS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4.029.093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0424-2577096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15 ESCALONA JOAQUIN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65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6.482.918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0414-9081729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16 SOSA EMILIA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3.409.148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0414-3367038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17 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SAN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CHEZ JOSE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32.320.251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0412-3574177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 LOPEZ FRANCISCA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33.230.043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0424-2414874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19 MENDOZA ANA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5.343.446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0424-1519166</w:delText>
              </w:r>
            </w:del>
          </w:p>
        </w:tc>
      </w:tr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20 ANTEQUIA MAYULI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12.882.457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0424-5860106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21 URBINA MOISES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22.513.789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0412-9854079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22 MONTILLA NANCY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10.813.576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0414-1878802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23 ZAMBRANO DOMINI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18.274.233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0412-2913570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24 PALACIO JHON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25.304.211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0412-5749550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25 CORTEZ NOELI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22.538.576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0424-2562305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26 PANTOJA RAINER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36.085.467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0424-2562305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27 DANTOJA TONI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13.409.559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0424-2562305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28 HANMA ANTONIO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5.072.832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0424-2183524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 URBINA MOISES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22.89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0424-3357891</w:delText>
              </w:r>
            </w:del>
          </w:p>
        </w:tc>
      </w:tr>
      <w:tr>
        <w:trPr>
          <w:cantSplit w:val="0"/>
          <w:trHeight w:val="450" w:hRule="atLeast"/>
          <w:tblHeader w:val="0"/>
          <w:del w:author="Farmaceutico Regente" w:id="4" w:date="2026-06-26T15:41:40Z"/>
          <w:trPrChange w:author="Hi" w:id="34" w:date="2026-06-26T12:42:46Z">
            <w:trPr>
              <w:cantSplit w:val="0"/>
              <w:trHeight w:val="304.8004150390625" w:hRule="atLeast"/>
              <w:tblHeader w:val="0"/>
            </w:trPr>
          </w:trPrChange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tcPrChange w:author="Hi" w:id="34" w:date="2026-06-26T12:42:46Z"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</w:tcPrChange>
          </w:tcPr>
          <w:p w:rsidR="00000000" w:rsidDel="00000000" w:rsidP="00000000" w:rsidRDefault="00000000" w:rsidRPr="00000000" w14:paraId="00000D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tcPrChange w:author="Hi" w:id="34" w:date="2026-06-26T12:42:46Z"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</w:tcPrChange>
          </w:tcPr>
          <w:p w:rsidR="00000000" w:rsidDel="00000000" w:rsidP="00000000" w:rsidRDefault="00000000" w:rsidRPr="00000000" w14:paraId="00000D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30 MORALES MARIA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tcPrChange w:author="Hi" w:id="34" w:date="2026-06-26T12:42:46Z"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</w:tcPrChange>
          </w:tcPr>
          <w:p w:rsidR="00000000" w:rsidDel="00000000" w:rsidP="00000000" w:rsidRDefault="00000000" w:rsidRPr="00000000" w14:paraId="00000D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tcPrChange w:author="Hi" w:id="34" w:date="2026-06-26T12:42:46Z"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</w:tcPrChange>
          </w:tcPr>
          <w:p w:rsidR="00000000" w:rsidDel="00000000" w:rsidP="00000000" w:rsidRDefault="00000000" w:rsidRPr="00000000" w14:paraId="00000D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32.807.709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tcPrChange w:author="Hi" w:id="34" w:date="2026-06-26T12:42:46Z"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</w:tcPrChange>
          </w:tcPr>
          <w:p w:rsidR="00000000" w:rsidDel="00000000" w:rsidP="00000000" w:rsidRDefault="00000000" w:rsidRPr="00000000" w14:paraId="00000D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3997802734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31 COA DEIVIS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18.780.841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0424-1534022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 RUEDA JOSE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45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15.430.608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0416-7089152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33 ROSIER LIZ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26.068.002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0412-9095086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34 OJEDA YONTACO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13.470.155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0424-8168787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35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MUÑOZ GEMA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24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27.797.121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0416-7537984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36 ACOSTA YOLERFAN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28.136.168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0412-3475759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37 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RODRIGUEZ 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MAIKEL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16.208.203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0412-2091099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38 SOMOZA RIAND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15.267.293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0412-2983051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SOLORZANO OMARÑO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31.445.070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0412-3175785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40 LA VERDE VICTOR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30.334.452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0412-8162456</w:delText>
              </w:r>
            </w:del>
          </w:p>
        </w:tc>
      </w:tr>
      <w:tr>
        <w:trPr>
          <w:cantSplit w:val="0"/>
          <w:trHeight w:val="304.7200012207031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41 LU DINGPI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8.358.411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0424-3579081</w:delText>
              </w:r>
            </w:del>
          </w:p>
        </w:tc>
      </w:tr>
      <w:tr>
        <w:trPr>
          <w:cantSplit w:val="0"/>
          <w:trHeight w:val="305.2799987792969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42 WU HUA JUAN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8229616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0412-3958541</w:delText>
              </w:r>
            </w:del>
          </w:p>
        </w:tc>
      </w:tr>
      <w:tr>
        <w:trPr>
          <w:cantSplit w:val="0"/>
          <w:trHeight w:val="304.7999572753906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43 WU SUSUP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14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34.553.337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0412-3758541</w:delText>
              </w:r>
            </w:del>
          </w:p>
        </w:tc>
      </w:tr>
    </w:tbl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tbl>
      <w:tblPr>
        <w:tblStyle w:val="Table32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44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CÁCERES NATHALIA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13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36.192.938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0424-1507138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45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CÁCERES PATRICIA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32.790.475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0424-1507138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CÁCERES ELIOSE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55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11.061.197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0426-1507138</w:delText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47 PEREZ ARIANI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24.175.821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0414-7335723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48 IBARRA WUIKMER/WILMER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45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15.332.705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0412-9646938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LÓPEZ EDIS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6.045.544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0412-2928549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50 OROPEZA SOCORRO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53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11.639.518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0412-2728549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51 OROPEZA CATIA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11.639.511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0412-2928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52 GOSLING HAIRMON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29.900.166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0414-5215646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53 ABREU JOSE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15.810.058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54 SILVA IBRAHIM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35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20.562.844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40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55 GOSLING RAYMOND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29.900.166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0412-2520602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56 MENDOZA MARIO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73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6274191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57 RAMOS/SILVA MARYELIS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32.111.741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58 SILVA INDIANA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14.929.760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0412-0109465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59 GUZMAN ANGELICA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13.717.596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0424-2668717</w:delText>
              </w:r>
            </w:del>
          </w:p>
        </w:tc>
      </w:tr>
    </w:tbl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.69329833984375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ffff"/>
              <w:sz w:val="25.920000076293945"/>
              <w:szCs w:val="25.920000076293945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b w:val="1"/>
            <w:bCs w:val="1"/>
            <w:color w:val="ffffff"/>
            <w:sz w:val="28.079999923706055"/>
            <w:szCs w:val="28.079999923706055"/>
            <w:rtl w:val="0"/>
            <w:rPrChange w:author="Farmaceutico Regente" w:id="5" w:date="2026-06-26T15:41:40Z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rPrChange>
          </w:rPr>
          <w:delText xml:space="preserve">RIO DE CARACAS</w:delText>
        </w:r>
      </w:del>
    </w:p>
    <w:tbl>
      <w:tblPr>
        <w:tblStyle w:val="Table33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76.800537109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DIRECCIÓN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OBSERVACIONES</w:delText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SAN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TA ROSALIA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FLORIDA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SAN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TA ROSA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336181640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PLAZA VENEZUELA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MARICHE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ALTAMIRA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VEGA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336181640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PARACOTO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40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EL VALLE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LOS ROSALES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336181640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PINTO SALINAS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336181640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PRIVADOS DE LIBERTAD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336181640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PRIVADOS DE LIBERTAD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AVENIDA LECUNA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EL VALLE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AV VICTORIA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LOS TEQUES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SAN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 AGUSTIN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336181640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PINTO SALINAS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CACIQUE TIUNA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MONTALBAN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CEMENTERIO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CATIA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COCHE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LAS MAYAS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LAS MAYAS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LAS MAYAS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AV PASCUAL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786499023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VARGAS 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LAGUNILLAS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 EL TREBOL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3997802734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AV LIBERTADOR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EL VALLE COCHE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EL VALLE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COCHE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EL VALLE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200012207031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799987792969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9572753906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</w:tbl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tbl>
      <w:tblPr>
        <w:tblStyle w:val="Table34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CATIA TAMARINDO / LA GUAIRA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5946655273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Hoyo de la Puerta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CATIA LA MAR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40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Los Caracas / La Guaira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</w:tbl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77.972412109375" w:firstLine="0"/>
        <w:jc w:val="righ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ffff"/>
              <w:sz w:val="25.920000076293945"/>
              <w:szCs w:val="25.920000076293945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b w:val="1"/>
            <w:bCs w:val="1"/>
            <w:color w:val="ffffff"/>
            <w:sz w:val="28.079999923706055"/>
            <w:szCs w:val="28.079999923706055"/>
            <w:rtl w:val="0"/>
            <w:rPrChange w:author="Farmaceutico Regente" w:id="5" w:date="2026-06-26T15:41:40Z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rPrChange>
          </w:rPr>
          <w:delText xml:space="preserve">HOSPITAL PÉREZ CARREÑO</w:delText>
        </w:r>
      </w:del>
    </w:p>
    <w:tbl>
      <w:tblPr>
        <w:tblStyle w:val="Table35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76.800537109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N°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APELLIDOS Y NOMBRES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EDAD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CÉDULA / ID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TELÉFONO</w:delText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MARCANO ROSA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41498435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7.8231811523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 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SAN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DOVAL ADRIANA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34518879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 MIRANDA VICTORIA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34054588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31.010437011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 GUTIERREZ JOSE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28447519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 ORANA EDUAR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6.030426025390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 GONZALEZ MILEIBIS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26468240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SEDEÑO MARYURI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14194021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43273925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 RAMIREZ HEILIMAR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32543420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40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9 BRIZUELA GABRIEL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32781459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10 CARRIZO VIVIANA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33232603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11 GARCIA DIEGO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33423811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12 MARCANO YENNI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10384289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13 D ANZOLA MANUELA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296723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14 LEON GONZALO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22916224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15 MIJARES CELIANA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19734177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66381835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ORTUÑO YENNY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5199652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17 PACHECO CESAR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26327366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 DIAS ANA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10576803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19 URDIDAS ADRIANA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17856045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20 AGUILERA ANA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20003134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21 SUCRE PETNA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2945823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22 ALVAREZ WILLIAN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16125101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23 CARDENAS ALEXANDRA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28143770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24 SUCRE FRANCIS MEDINA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25 HERNANDEZ CRUZ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4636722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26 RONDON FRAN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19659867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27 BECERRA LEONARDO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34800366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28 PAREDES CENEIDA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6405488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 RAMIREZ ORIANA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27006264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30 CARDENAS ALEXANDRA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28143770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3997802734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31 VIERA YULID PAREDES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3883421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 CORDERO YADIRA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12763837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33 RONDON DAYANA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34 QUINTERO CRISDALIS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32865296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35 GODOY ERIC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18749225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36 MOLINA NAGIBI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29768360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37 ECHARA MARIA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27044236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38 GOMEZ MANUEL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18814839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39 CASTILLO AYARI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26327913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40 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MEDINA 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NATHACHA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29565365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200012207031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41 IGLESIAS IHSEN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32359883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799987792969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42 VALERO MARIA FELICIA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13374764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9572753906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43 GUILLEN MARIA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6059288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</w:tbl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tbl>
      <w:tblPr>
        <w:tblStyle w:val="Table36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44 GARCIA JUVYER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27377514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45 GRANADO CRISBEL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23926261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46 MARTINEZ WILLIAMS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19367804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47 LOPEZ NATIN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15541666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48 LOPEZ THAIS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13641870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49 FERNANDEZ ANGEL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16310014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50 BRACAMONTE GENESIS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31428533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51 PEROZA SAMUEL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33020891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52 VIERA ROSALINDA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12717087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53 NOVIS CANDELARIO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9416493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54 OROPEZA LOURDES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14312752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40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55 PALMA MILAGRO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56 FERNANDEZ RODRIGO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57 ORTIZ ALVARO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41634669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58 QUINTERO BARBARA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13422890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59 TIRADO YUNIOR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26372024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60 MOSQUERA EMILI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28285779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61 DIAS VICTOR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11537536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62 ARAQUE MARIA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28100561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63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SEDEÑO MARYURI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14194021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64 RAMIREZ BARBARA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18461886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65 BRITO DAVID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30678485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66 DAVILA MARLENE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19102824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67 GARCIA MARIO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5613119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68 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RODRIGUEZ 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FREDY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14424783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6.43035888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69 FIGUEIRA FERNANDA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81659048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70 PALMA YOSE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64488239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71 ANGARITA CARMEN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12660680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72 COLINA YOANDRI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25872328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73 YAPTISTA YERMIN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13948173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74 DIAS 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SAN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DRA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11638321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75 DE 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SAN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TIAGO JUANA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11688834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66381835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ORTUÑO YONI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5199652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3997802734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77 OLIVERO ANA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4281217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78 MARTINEZ MARLIN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10576899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4.637603759765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79 GARCIA JUAN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17755829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80 MARCANO YENNI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10384289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81 DE ANZOLA MANUELA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296723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82 LEON GONZALO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22916224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83 MIJARES CELIANA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19734177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84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66381835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ORTUÑO YENNY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5199652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85 AGUILERA ANA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20003134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86 SOJA ALEJANDRA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6904629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2015380859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87 YEGUE EIBAN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24058780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798461914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88 BERNAL MARCELA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6049995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832672119140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89 AZOCAR VALERIA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28544619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</w:tbl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tbl>
      <w:tblPr>
        <w:tblStyle w:val="Table37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90 MORILLO ANABELA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34588981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91 MORALES LESVIA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29565096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92 BUENO MERIDO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17158021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93 MONTOLLA MARIA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25025734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94 RIVERO MARLEIDI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36091784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95 TORRES ISABEL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4718019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96 LOPEZ DUFAR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12115323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97 ACOSTA YANELI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31760907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98 CHAVEZ NERI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81462470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99 CHACON ELIZABETH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2734286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100 GONZALEZ ELIZABETH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17709218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40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101 SUCRE PETNA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2945823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102 ALVAREZ WILLIAN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16125101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103 CARDENAS ALEXANDRA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28143770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104 HERNANDEZ CRUZ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4636722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105 RONDON FRAN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19659867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106 BECERRA LEONARDO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34800366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107 PAREDES CRUZENDIDA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6405488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108 RAMIREZ </w:delText>
              </w:r>
              <w:r w:rsidDel="00000000" w:rsidR="00000000" w:rsidRPr="00000000">
                <w:rPr>
                  <w:color w:val="ffffff"/>
                  <w:sz w:val="28.079999923706055"/>
                  <w:szCs w:val="28.079999923706055"/>
                  <w:rtl w:val="0"/>
                  <w:rPrChange w:author="Greeder uwu" w:id="35" w:date="2026-06-26T15:54:38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ORIANA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27006264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109 PAREDES YULID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3883421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110 IDAGO ELIANNI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32976229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111 BASTIDO VERONICA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30170626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112 GONZALEZ ISABEL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29701695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113 LOPEZ FRANLEYDI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114 ESTABILITO ANICAR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23241059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115 NAVAS YODALIS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30072743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116 GONZALEZ ADRIANA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82230906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117 MARTINEZ GABRIEL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32.6872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118 MARTINEZ ZORAIDA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6092167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</w:tbl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967620849609375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ffff"/>
              <w:sz w:val="25.920000076293945"/>
              <w:szCs w:val="25.920000076293945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b w:val="1"/>
            <w:bCs w:val="1"/>
            <w:color w:val="ffffff"/>
            <w:sz w:val="28.079999923706055"/>
            <w:szCs w:val="28.079999923706055"/>
            <w:rtl w:val="0"/>
            <w:rPrChange w:author="Farmaceutico Regente" w:id="5" w:date="2026-06-26T15:41:40Z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rPrChange>
          </w:rPr>
          <w:delText xml:space="preserve">Z CARREÑO</w:delText>
        </w:r>
      </w:del>
    </w:p>
    <w:tbl>
      <w:tblPr>
        <w:tblStyle w:val="Table38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76.800537109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DIRECCIÓN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OBSERVACIONES</w:delText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40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 años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3997802734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 años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200012207031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799987792969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9572753906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</w:tbl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tbl>
      <w:tblPr>
        <w:tblStyle w:val="Table39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40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3997802734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Triaje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2015380859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798461914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</w:tbl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tbl>
      <w:tblPr>
        <w:tblStyle w:val="Table40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40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3855590820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traumachk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</w:tbl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16.6064453125" w:firstLine="0"/>
        <w:jc w:val="righ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ffff"/>
              <w:sz w:val="25.920000076293945"/>
              <w:szCs w:val="25.920000076293945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b w:val="1"/>
            <w:bCs w:val="1"/>
            <w:color w:val="ffffff"/>
            <w:sz w:val="28.079999923706055"/>
            <w:szCs w:val="28.079999923706055"/>
            <w:rtl w:val="0"/>
            <w:rPrChange w:author="Farmaceutico Regente" w:id="5" w:date="2026-06-26T15:41:40Z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rPrChange>
          </w:rPr>
          <w:delText xml:space="preserve">CRUZ ROJA</w:delText>
        </w:r>
      </w:del>
    </w:p>
    <w:tbl>
      <w:tblPr>
        <w:tblStyle w:val="Table41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76.800537109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N°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APELLIDOS Y NOMBRES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EDAD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CÉDULA / ID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TELÉFONO</w:delText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RAMÍREZ ELEYSA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RODRÍGUEZ 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MARBELIS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52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RODRÍGUEZ 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YALITZA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57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31.010437011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 ZHANGYOU CHEN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57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 CHEN BOYE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21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6.030426025390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 FRANCO ANTONIO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4.237670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 BARRETO IRAMA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43273925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 MOISES (menor)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40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PÉREZ CECALIO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72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10 MOY MARIA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47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PÉREZ CARMEN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166381835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OMAÑA RAIZA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45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13 BELANDRIA JOFFRE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14 BEGOCHEA REINALDO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15 MACHADO CARMEN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77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HERNÁNDEZ JACKELINE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62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816528320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TINGY JOSÉ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MUÑOZ CAMILA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15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19 LLORET L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AURA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67163085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85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20 LLORET LILIANA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CEDEÑO CARLOS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76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22 VARELA ANGEL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47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23 ARTEAGA BETI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2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12067370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24 GUERRA PETRA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4806707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25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GARCÍA ANTONIO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20101410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26 ALVARADO NAIROBIS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7026367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22262602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27 QUERALES ALEIDA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64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99289918</w:delText>
              </w:r>
            </w:del>
          </w:p>
        </w:tc>
      </w:tr>
    </w:tbl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.86831665039062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ffff"/>
              <w:sz w:val="25.920000076293945"/>
              <w:szCs w:val="25.920000076293945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b w:val="1"/>
            <w:bCs w:val="1"/>
            <w:color w:val="ffffff"/>
            <w:sz w:val="28.079999923706055"/>
            <w:szCs w:val="28.079999923706055"/>
            <w:rtl w:val="0"/>
            <w:rPrChange w:author="Farmaceutico Regente" w:id="5" w:date="2026-06-26T15:41:40Z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rPrChange>
          </w:rPr>
          <w:delText xml:space="preserve">JA</w:delText>
        </w:r>
      </w:del>
    </w:p>
    <w:tbl>
      <w:tblPr>
        <w:tblStyle w:val="Table42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76.800537109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DIRECCIÓN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OBSERVACIONES</w:delText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Edif Carabobo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Av Lecuna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Av Lecuna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Av Fuerzas Armadas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Candelaria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Candelaria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40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Candelaria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Candelaria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Candelaria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Candelaria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596786499023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Valles del Tuy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Sarria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Candelaria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Misión Vivienda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Candelaria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San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ta Monica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ins w:author="Anonymous" w:id="36" w:date="2026-06-26T15:59:37Z">
              <w:del w:author="Farmaceutico Regente" w:id="4" w:date="2026-06-26T15:41:40Z">
                <w:r w:rsidDel="00000000" w:rsidR="00000000" w:rsidRPr="00000000">
                  <w:rPr>
                    <w:b w:val="1"/>
                    <w:bCs w:val="1"/>
                    <w:color w:val="ffffff"/>
                    <w:sz w:val="28.079999923706055"/>
                    <w:szCs w:val="28.079999923706055"/>
                    <w:rtl w:val="0"/>
                    <w:rPrChange w:author="Anonymous" w:id="37" w:date="2026-06-26T15:59:37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19.920000076293945"/>
                        <w:szCs w:val="19.920000076293945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sanchez</w:delText>
                </w:r>
              </w:del>
            </w:ins>
            <w:del w:author="Farmaceutico Regente" w:id="4" w:date="2026-06-26T15:41:40Z"/>
            <w:ins w:author="Anonymous" w:id="38" w:date="2026-06-26T15:59:39Z">
              <w:del w:author="Farmaceutico Regente" w:id="4" w:date="2026-06-26T15:41:40Z">
                <w:r w:rsidDel="00000000" w:rsidR="00000000" w:rsidRPr="00000000">
                  <w:rPr>
                    <w:b w:val="1"/>
                    <w:bCs w:val="1"/>
                    <w:color w:val="ffffff"/>
                    <w:sz w:val="28.079999923706055"/>
                    <w:szCs w:val="28.079999923706055"/>
                    <w:rtl w:val="0"/>
                    <w:rPrChange w:author="Farmaceutico Regente" w:id="5" w:date="2026-06-26T15:41:40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19.920000076293945"/>
                        <w:szCs w:val="19.920000076293945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li</w:delText>
                </w:r>
              </w:del>
            </w:ins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Candelaria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Candelaria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Sarria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Candelaria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Candelaria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Barinas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Barquisimeto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Guaira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</w:tbl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36.58203125" w:firstLine="0"/>
        <w:jc w:val="righ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ffff"/>
              <w:sz w:val="25.920000076293945"/>
              <w:szCs w:val="25.920000076293945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b w:val="1"/>
            <w:bCs w:val="1"/>
            <w:color w:val="ffffff"/>
            <w:sz w:val="28.079999923706055"/>
            <w:szCs w:val="28.079999923706055"/>
            <w:rtl w:val="0"/>
            <w:rPrChange w:author="Farmaceutico Regente" w:id="5" w:date="2026-06-26T15:41:40Z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rPrChange>
          </w:rPr>
          <w:delText xml:space="preserve">PERIFÉRICO DE CATIA</w:delText>
        </w:r>
      </w:del>
    </w:p>
    <w:tbl>
      <w:tblPr>
        <w:tblStyle w:val="Table43"/>
        <w:tblW w:w="8912.71987915039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3.9999389648438"/>
        <w:gridCol w:w="3384.5201110839844"/>
        <w:gridCol w:w="902.7996826171875"/>
        <w:gridCol w:w="2031.0003662109375"/>
        <w:gridCol w:w="2030.3997802734375"/>
        <w:tblGridChange w:id="0">
          <w:tblGrid>
            <w:gridCol w:w="563.9999389648438"/>
            <w:gridCol w:w="3384.5201110839844"/>
            <w:gridCol w:w="902.7996826171875"/>
            <w:gridCol w:w="2031.0003662109375"/>
            <w:gridCol w:w="2030.3997802734375"/>
          </w:tblGrid>
        </w:tblGridChange>
      </w:tblGrid>
      <w:tr>
        <w:trPr>
          <w:cantSplit w:val="0"/>
          <w:trHeight w:val="376.800537109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N°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APELLIDOS Y NOMBRES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EDAD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CÉDULA / ID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TELÉFONO</w:delText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CASTILLO JORGE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26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SÁN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CHEZ MARIA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77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RODRÍGUEZ 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CINDY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30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PABÓN MARIANGEL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21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2336120605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 COLMENARAS YADHER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MARY DURÓN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36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4.2376708984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 CONTRERAS VALERIA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5.43273925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8 MORENO YADER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40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484863281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ESPINOSA FERMÍNE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6253662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70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10 CAPELLA HAROLD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11 VALENCIA ELIX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RODRÍGUEZ 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SAN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ELLY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12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13 MAYOR HENDERSON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15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14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LÓPEZ MARIOLY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44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15 HADDAN YALEISY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41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16 ALBINO WALTER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45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GONZÁLEZ ANDERSON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22.287139892578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18 LAMA DANIELA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HERLANE LÓPEZ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68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20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674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LÓPEZ NEIBOY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22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21 CIPRIOTA SEVILLE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576721191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22 QUETOY YSABEL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36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23 PASTONO GYAMILY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24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8957519531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RODRÍGUEZ 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PINDIOLE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51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25 FRANKLIN ALFONSO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65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26 SALAZAR CAROLINE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3696289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6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27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MARTÍNEZ YAMILITH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30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28 RIVAS MARY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30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8.223114013671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29 PENA YOHSEN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442871093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51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30 ZEALARIO ALEXIS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3997802734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31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GONZÁLEZ ANA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8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46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32 ENDER RANGEL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513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150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33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397583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YACHER NANCY DURÁN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34 VALERIA CONTRERAS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35 YARLYS CONTRERAS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36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429931640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FERMÍNE ESPINOSA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37 HAROLD CAPELLA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35.63354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38 ALEX PALENCIA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39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DANELY RODRÍGUEZ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40 HELINSSON AQUINO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200012207031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41.41036987304688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41 YALEISY HADDAN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799987792969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42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5760498046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GORDOFÓN GONZALEZ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9572753906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845611572265625" w:firstLine="0"/>
              <w:jc w:val="righ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43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CERVELAN FERMÍNE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</w:tbl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.15786743164062" w:right="0" w:firstLine="0"/>
        <w:jc w:val="left"/>
        <w:rPr>
          <w:del w:author="Farmaceutico Regente" w:id="4" w:date="2026-06-26T15:41:40Z"/>
          <w:b w:val="1"/>
          <w:bCs w:val="1"/>
          <w:color w:val="ffffff"/>
          <w:sz w:val="28.079999923706055"/>
          <w:szCs w:val="28.079999923706055"/>
          <w:rPrChange w:author="Farmaceutico Regente" w:id="5" w:date="2026-06-26T15:41:40Z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ffff"/>
              <w:sz w:val="25.920000076293945"/>
              <w:szCs w:val="25.920000076293945"/>
              <w:u w:val="none"/>
              <w:shd w:fill="auto" w:val="clear"/>
              <w:vertAlign w:val="baseline"/>
            </w:rPr>
          </w:rPrChange>
        </w:rPr>
      </w:pPr>
      <w:del w:author="Farmaceutico Regente" w:id="4" w:date="2026-06-26T15:41:40Z">
        <w:r w:rsidDel="00000000" w:rsidR="00000000" w:rsidRPr="00000000">
          <w:rPr>
            <w:b w:val="1"/>
            <w:bCs w:val="1"/>
            <w:color w:val="ffffff"/>
            <w:sz w:val="28.079999923706055"/>
            <w:szCs w:val="28.079999923706055"/>
            <w:rtl w:val="0"/>
            <w:rPrChange w:author="Farmaceutico Regente" w:id="5" w:date="2026-06-26T15:41:40Z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rPrChange>
          </w:rPr>
          <w:delText xml:space="preserve">E CATIA</w:delText>
        </w:r>
      </w:del>
    </w:p>
    <w:tbl>
      <w:tblPr>
        <w:tblStyle w:val="Table44"/>
        <w:tblW w:w="6204.919586181641" w:type="dxa"/>
        <w:jc w:val="left"/>
        <w:tblInd w:w="1079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4.519805908203"/>
        <w:gridCol w:w="2820.3997802734375"/>
        <w:tblGridChange w:id="0">
          <w:tblGrid>
            <w:gridCol w:w="3384.519805908203"/>
            <w:gridCol w:w="2820.3997802734375"/>
          </w:tblGrid>
        </w:tblGridChange>
      </w:tblGrid>
      <w:tr>
        <w:trPr>
          <w:cantSplit w:val="0"/>
          <w:trHeight w:val="376.800537109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DIRECCIÓN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ffffff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OBSERVACIONES</w:delText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ffffff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58.76007080078125" w:right="336.57958984375" w:firstLine="5.17913818359375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Nuevo ingreso / Hermano / Caída 2:16 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7.76397705078125" w:right="416.458740234375" w:hanging="4.38232421875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Traumatismo Ext/Desblo / Sola / Caída 2:19 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8.76007080078125" w:right="339.168701171875" w:firstLine="6.37451171875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Fr reg golpe maxilo / Sola / Caída 2:19 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63.54095458984375" w:right="433.19091796875" w:hanging="10.1593017578125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Traumatis. encéfalo leve / Mamá / Caída 2:20 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8.76007080078125" w:right="2.7197265625" w:hanging="1.39434814453125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QVOg e. lacera Scap / Mamá / Caída 2:30 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8.76007080078125" w:right="63.077392578125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Ciudad lumba torácica / Sola / Caída 2:36 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54.57672119140625" w:right="62.281494140625" w:firstLine="10.1593017578125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Her. cortada / Sola / Acc Moto 2:50 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63.54095458984375" w:right="544.54345703125" w:hanging="0.19927978515625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B/edemat guiñat morita / Mamá / Caída 2:56 </w:delText>
              </w:r>
            </w:del>
          </w:p>
        </w:tc>
      </w:tr>
      <w:tr>
        <w:trPr>
          <w:cantSplit w:val="0"/>
          <w:trHeight w:val="305.40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6941909790039" w:lineRule="auto"/>
              <w:ind w:left="64.73602294921875" w:right="91.961669921875" w:hanging="11.3543701171875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Traumate. Elbon + muscular / Hija / Caída 3:00 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48.800048828125" w:right="43.7542724609375" w:firstLine="4.58160400390625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Traumat. odf con lacera / Sola / Consulta 3:21 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2.38555908203125" w:right="361.6778564453125" w:firstLine="0.99609375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Traumat. facial + Trauma temporal / Sola / Patín 3:25 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8.76007080078125" w:right="364.6661376953125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Contusion h. guaro / Sola / Consulta 3:46 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63.54095458984375" w:right="473.231201171875" w:hanging="0.19927978515625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Les. puncta de ante #18 / Mamá / Caída 3:47 </w:delText>
              </w:r>
            </w:del>
          </w:p>
        </w:tc>
      </w:tr>
      <w:tr>
        <w:trPr>
          <w:cantSplit w:val="0"/>
          <w:trHeight w:val="304.801025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266090393066" w:lineRule="auto"/>
              <w:ind w:left="59.35760498046875" w:right="307.6959228515625" w:firstLine="5.7769775390625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Fractura de propina / Sola / Golpe 3:50 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86253356934" w:lineRule="auto"/>
              <w:ind w:left="51.3897705078125" w:right="352.1173095703125" w:firstLine="7.37030029296875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Cassila para / Sola / Caída 4:10 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40476989746" w:lineRule="auto"/>
              <w:ind w:left="48.800048828125" w:right="108.2965087890625" w:firstLine="15.33843994140625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Prosganda abdominal / Sola / Acc Moto 4:15 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40476989746" w:lineRule="auto"/>
              <w:ind w:left="57.16644287109375" w:right="287.5762939453125" w:firstLine="7.9681396484375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Fx/edem. de la ulna alt. izq. 5:11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1663665771484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3er plan de la Selva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Hijo / Caída 6:57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458251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Fío / Caída 6:58</w:delText>
              </w:r>
            </w:del>
          </w:p>
        </w:tc>
      </w:tr>
      <w:tr>
        <w:trPr>
          <w:cantSplit w:val="0"/>
          <w:trHeight w:val="305.2001953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33618164062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Pio Caído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Esposa / Caída 7:04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Esposo / Caída 7:07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9340476989746" w:lineRule="auto"/>
              <w:ind w:left="58.16253662109375" w:right="172.8369140625" w:firstLine="6.37420654296875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Esposa / Her. cuta 8l / Caída 7:14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Escalipto 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San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 Blas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13848876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Papá / Caída 7:20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Calle Principal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Sola / Caída 7:28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Mosquito de Morolina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Sola / Caída 7:28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Ly/ Guiñare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Sobrín / Caída 7:30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Se. Grativia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80004882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Amiga / Caída 7:46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La Cortada de Calle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5367431640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Esposa / Caída 7:50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540802001953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Magallanes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397705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Solo / Caída 7:56</w:delText>
              </w:r>
            </w:del>
          </w:p>
        </w:tc>
      </w:tr>
      <w:tr>
        <w:trPr>
          <w:cantSplit w:val="0"/>
          <w:trHeight w:val="304.80041503906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Carabilla + Sector Río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39978027343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Calle 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San</w:delText>
              </w:r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 Isidro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60070800781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Caída</w:delText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.94717407226562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por Suere 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73602294921875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Hermanos / Caída</w:delText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Ciudad Nueva Torre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7999725341796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Amador Cura Iza Macarao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804687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34159851074219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Los Paraísos de #13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80010986328125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200012207031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75999450683594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b w:val="1"/>
                  <w:bCs w:val="1"/>
                  <w:color w:val="ffffff"/>
                  <w:sz w:val="28.079999923706055"/>
                  <w:szCs w:val="28.079999923706055"/>
                  <w:rtl w:val="0"/>
                  <w:rPrChange w:author="Farmaceutico Regente" w:id="5" w:date="2026-06-26T15:41:40Z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9.920000076293945"/>
                      <w:szCs w:val="19.920000076293945"/>
                      <w:u w:val="none"/>
                      <w:shd w:fill="auto" w:val="clear"/>
                      <w:vertAlign w:val="baseline"/>
                    </w:rPr>
                  </w:rPrChange>
                </w:rPr>
                <w:delText xml:space="preserve">Campo Js. Vi Gallego</w:delText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5.2799987792969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04.7999572753906" w:hRule="atLeast"/>
          <w:tblHeader w:val="0"/>
          <w:del w:author="Farmaceutico Regente" w:id="4" w:date="2026-06-26T15:41:40Z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del w:author="Farmaceutico Regente" w:id="4" w:date="2026-06-26T15:41:40Z"/>
                <w:b w:val="1"/>
                <w:bCs w:val="1"/>
                <w:color w:val="ffffff"/>
                <w:sz w:val="28.079999923706055"/>
                <w:szCs w:val="28.079999923706055"/>
                <w:rPrChange w:author="Farmaceutico Regente" w:id="5" w:date="2026-06-26T15:41:40Z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19.920000076293945"/>
                    <w:szCs w:val="19.920000076293945"/>
                    <w:u w:val="none"/>
                    <w:shd w:fill="auto" w:val="clear"/>
                    <w:vertAlign w:val="baseline"/>
                  </w:rPr>
                </w:rPrChange>
              </w:rPr>
            </w:pPr>
            <w:del w:author="Farmaceutico Regente" w:id="4" w:date="2026-06-26T15:41:40Z">
              <w:r w:rsidDel="00000000" w:rsidR="00000000" w:rsidRPr="00000000">
                <w:rPr>
                  <w:rtl w:val="0"/>
                </w:rPr>
              </w:r>
            </w:del>
          </w:p>
        </w:tc>
      </w:tr>
    </w:tbl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40" w:w="11900" w:orient="portrait"/>
      <w:pgMar w:bottom="0" w:top="1439.19921875" w:left="0" w:right="66.85302734375" w:header="0" w:footer="720"/>
      <w:pgNumType w:start="1"/>
      <w:sectPrChange w:author="Sonia Chabasquen" w:id="0" w:date="2026-06-26T15:29:42Z">
        <w:sectPr w:rsidR="000000" w:rsidDel="000000" w:rsidRPr="000000" w:rsidSect="000000">
          <w:pgMar w:bottom="0" w:top="1439.19921875" w:left="0" w:right="66.85302734375" w:header="0" w:footer="720"/>
          <w:pgNumType w:start="1"/>
          <w:pgSz w:h="16840" w:w="11900" w:orient="portrait"/>
        </w:sectPr>
      </w:sectPrChange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463">
    <w:pPr>
      <w:rPr>
        <w:ins w:author="Sonia Chabasquen" w:id="39" w:date="2026-06-26T15:29:42Z"/>
        <w:rPrChange w:author="Sonia Chabasquen" w:id="0" w:date="2026-06-26T15:29:42Z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</w:rPrChange>
      </w:rPr>
    </w:pPr>
    <w:ins w:author="Sonia Chabasquen" w:id="39" w:date="2026-06-26T15:29:42Z">
      <w:r w:rsidDel="00000000" w:rsidR="00000000" w:rsidRPr="00000000">
        <w:rPr>
          <w:rtl w:val="0"/>
        </w:rPr>
      </w:r>
    </w:ins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