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0" w:right="185.5419921875" w:firstLine="0"/>
        <w:jc w:val="left"/>
        <w:rPr>
          <w:b w:val="1"/>
          <w:bCs w:val="1"/>
          <w:color w:val="ffffff"/>
          <w:sz w:val="21.44999885559082"/>
          <w:szCs w:val="21.44999885559082"/>
          <w:rPrChange w:author="Glendys Zambrano" w:id="5" w:date="2026-06-26T15:30:06Z">
            <w:rPr>
              <w:color w:val="ffffff"/>
              <w:sz w:val="21.44999885559082"/>
              <w:szCs w:val="21.44999885559082"/>
            </w:rPr>
          </w:rPrChange>
        </w:rPr>
      </w:pPr>
      <w:ins w:author="Gabriel Betancourt" w:id="1" w:date="2026-06-26T15:46:35Z">
        <w:r w:rsidDel="00000000" w:rsidR="00000000" w:rsidRPr="00000000">
          <w:rPr>
            <w:b w:val="1"/>
            <w:bCs w:val="1"/>
            <w:color w:val="ffffff"/>
            <w:sz w:val="21.44999885559082"/>
            <w:szCs w:val="21.44999885559082"/>
            <w:rtl w:val="0"/>
            <w:rPrChange w:author="Gabriel Betancourt" w:id="2" w:date="2026-06-26T15:46:35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t xml:space="preserve"> 6671562</w:t>
        </w:r>
      </w:ins>
      <w:ins w:author="Abril Acevedo" w:id="3" w:date="2026-06-26T15:35:19Z">
        <w:r w:rsidDel="00000000" w:rsidR="00000000" w:rsidRPr="00000000">
          <w:rPr>
            <w:b w:val="1"/>
            <w:bCs w:val="1"/>
            <w:color w:val="ffffff"/>
            <w:sz w:val="21.44999885559082"/>
            <w:szCs w:val="21.44999885559082"/>
            <w:rtl w:val="0"/>
            <w:rPrChange w:author="Abril Acevedo" w:id="4" w:date="2026-06-26T15:35:19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t xml:space="preserve">llanito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 ABDLY ABDELYS 26254624) 28 </w:t>
      </w:r>
      <w:ins w:author="Anonymous" w:id="6" w:date="2026-06-26T15:21:18Z">
        <w:del w:author="Sophia Guerra" w:id="7" w:date="2026-06-26T15:56:00Z">
          <w:r w:rsidDel="00000000" w:rsidR="00000000" w:rsidRPr="00000000">
            <w:rPr>
              <w:sz w:val="21.44999885559082"/>
              <w:szCs w:val="21.44999885559082"/>
              <w:rtl w:val="0"/>
              <w:rPrChange w:author="Sophia Guerra" w:id="8" w:date="2026-06-26T15:56:00Z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.44999885559082"/>
                  <w:szCs w:val="21.44999885559082"/>
                  <w:u w:val="none"/>
                  <w:shd w:fill="auto" w:val="clear"/>
                  <w:vertAlign w:val="baseline"/>
                </w:rPr>
              </w:rPrChange>
            </w:rPr>
            <w:delText xml:space="preserve">Hospital</w:delText>
          </w:r>
        </w:del>
      </w:ins>
      <w:del w:author="Sophia Guerra" w:id="7" w:date="2026-06-26T15:56:00Z">
        <w:r w:rsidDel="00000000" w:rsidR="00000000" w:rsidRPr="00000000">
          <w:rPr>
            <w:sz w:val="21.44999885559082"/>
            <w:szCs w:val="21.44999885559082"/>
            <w:rtl w:val="0"/>
            <w:rPrChange w:author="Sophia Guerra" w:id="8" w:date="2026-06-26T15:56:00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4999885559082"/>
                <w:szCs w:val="21.44999885559082"/>
                <w:u w:val="none"/>
                <w:shd w:fill="auto" w:val="clear"/>
                <w:vertAlign w:val="baseline"/>
              </w:rPr>
            </w:rPrChange>
          </w:rPr>
          <w:delText xml:space="preserve">Hopital</w:delText>
        </w:r>
        <w:r w:rsidDel="00000000" w:rsidR="00000000" w:rsidRPr="00000000">
          <w:rPr>
            <w:sz w:val="21.44999885559082"/>
            <w:szCs w:val="21.44999885559082"/>
            <w:rtl w:val="0"/>
            <w:rPrChange w:author="Sophia Guerra" w:id="8" w:date="2026-06-26T15:56:00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4999885559082"/>
                <w:szCs w:val="21.44999885559082"/>
                <w:u w:val="none"/>
                <w:shd w:fill="auto" w:val="clear"/>
                <w:vertAlign w:val="baseline"/>
              </w:rPr>
            </w:rPrChange>
          </w:rPr>
          <w:delText xml:space="preserve"> </w:delText>
        </w:r>
      </w:del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Ricardo Baquero Gonzalez 25/6/26 Cirugía General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 ABELLO MATILDE 36 Hospital Domingo Luciani (El Llanito) 25/6/26 pm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 Abello Wilmari 36 F Petare Hospital Domingo Luciani (El Llanito) 25/6/26 1.50am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 ABREU ANA 22036301) 36 Hopital Ricardo Baquero Gonzalez 25/6/26 Cirugía General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PrChange w:author="Glendys Zambrano" w:id="10" w:date="2026-06-26T15:30:14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.44999885559082"/>
              <w:szCs w:val="21.44999885559082"/>
              <w:u w:val="none"/>
              <w:shd w:fill="auto" w:val="clear"/>
              <w:vertAlign w:val="baseline"/>
            </w:rPr>
          </w:rPrChange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 Abreu Emma 8 F Sabana Grande Hospital Domingo Luciani (El Llanito) 25/6/26 1.50am</w:t>
      </w:r>
      <w:del w:author="Glendys Zambrano" w:id="9" w:date="2026-06-26T15:30:18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1.44999885559082"/>
            <w:szCs w:val="21.44999885559082"/>
            <w:u w:val="none"/>
            <w:shd w:fill="auto" w:val="clear"/>
            <w:vertAlign w:val="baseline"/>
            <w:rtl w:val="0"/>
          </w:rPr>
          <w:delText xml:space="preserve"> 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 ABREU JOSE 15810058) 52 M Hospital Universitario de Caracas 25/6/26 pm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PrChange w:author="Gabriel Mena" w:id="11" w:date="2026-06-26T16:04:13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.44999885559082"/>
              <w:szCs w:val="21.44999885559082"/>
              <w:u w:val="none"/>
              <w:shd w:fill="auto" w:val="clear"/>
              <w:vertAlign w:val="baseline"/>
            </w:rPr>
          </w:rPrChange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 ABREU PAULINA 8 Hospital Domingo Luciani (El Llanito) 25/6/26 </w:t>
      </w:r>
      <w:commentRangeStart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pm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 ACOSTA ALEXANDER 47 Hospital Domingo Luciani (El Llanito) 25/6/26 pm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356.519775390625" w:right="185.5419921875" w:hanging="287.64678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 Acosta Ali 47 M Baruta Hospital Domingo Luciani (El Llanito) 25/6/26 1.50am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 Acosta Hasael 13 M Baruta Hospital Domingo Luciani (El Llanito) 25/6/26 1.50am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 Acosta Isael 10 M Baruta Hospital Domingo Luciani (El Llanito) 25/6/26 1.50am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 ACOSTA ISRAEL 10 Hospital Domingo Luciani (El Llanito) 25/6/26 pm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 Acosta Yaneli 31760907) Hospital Perez Carreño 24/6/26 11.54pm TRIAJE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 ACOSTA YOLERFAN 28136168) 26 M Hospital Universitario de Caracas 25/6/26 pm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 Aguilera Ana 20003134) Hospital Perez Carreño 24/6/26 11.54pm TRAUMASHOCK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 ALAYON SUHYN 25 Hospital Domingo Luciani (El Llanito) 25/6/26 pm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 Albe Manuel 77 M NR Hospital Domingo Luciani (El Llanito) 25/6/26 1.50am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 ALCANTARA AMALIS 17443332) 39 Hopital Ricardo Baquero Gonzalez 25/6/26 Cirugía General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 ALVAREZ WILIAN 16125101) Hospital Perez Carreño 24/6/26 11.54pm TRAUMASHOCK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 ANTEQUIA MAYULI 12882457) 50 F Hospital Universitario de Caracas 25/6/26 pm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2886657715" w:lineRule="auto"/>
        <w:ind w:left="1240.6829833984375" w:right="0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 ARANA EDUAR Hospital Perez Carreño 25/6/26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 ARRIETA DOLIS 65 Hospital Domingo Luciani (El Llanito) 25/6/26 pm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 Arrieta Doris 65 F Baruta Hospital Domingo Luciani (El Llanito) 25/6/26 1.50am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 ARRIETA OYOLA DORIS Hospital Domingo Luciani (El Llanito) 25/6/26 pm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 ARTEAGA AIDE Hospital Domingo Luciani (El Llanito) 25/6/26 pm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 ARTEAGA GLADYS 72 Hospital Domingo Luciani (El Llanito) 25/6/26 pm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 Azocar Valeria 28544619) Hospital Perez Carreño 24/6/26 11.54pm TRIAJE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 Balbuena Wilmer 37 M Petare Hospital Domingo Luciani (El Llanito) 25/6/26 1.50am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sz w:val="21.44999885559082"/>
          <w:szCs w:val="21.4499988555908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 BALBUENO WILMER 37 Hospital Domingo Luciani (El Llanito) 25/6/26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b w:val="1"/>
          <w:bCs w:val="1"/>
          <w:color w:val="ffffff"/>
          <w:sz w:val="21.44999885559082"/>
          <w:szCs w:val="21.4499988555908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um Apellidos y Nombres CI Edad Sexo Procedencia Ingresados x sismo a: Fecha de actualización Hora de Actualización Servici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ffff"/>
          <w:sz w:val="21.44999885559082"/>
          <w:szCs w:val="21.4499988555908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 BARAJA ANDRES 17491087) 41 M Hospital Universitario de Caracas 25/6/26 pm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 BARRETO RICARDO 42 Hospital Domingo Luciani (El Llanito) 25/6/26 pm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 BASTARDO VERONICA 30170626) Hospital Perez Carreño 25/6/26 TRAUMASHOCK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 BASTIDA ADRIANA 17856045) Hospital Perez Carreño 24/6/26</w:t>
      </w:r>
      <w:ins w:author="arianna mejias" w:id="12" w:date="2026-06-26T15:38:49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1.44999885559082"/>
            <w:szCs w:val="21.44999885559082"/>
            <w:u w:val="none"/>
            <w:shd w:fill="auto" w:val="clear"/>
            <w:vertAlign w:val="baseline"/>
            <w:rtl w:val="0"/>
          </w:rPr>
          <w:t xml:space="preserve">adria</w:t>
        </w:r>
      </w:ins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 11.54pm TRAUMASHOCK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 Becerra Leonardo 34800366) Hospital Perez Carreño 24/6/26 11.54pm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 BENEDETTI YORLIANIS 25846221) 29 F Hospital Universitario de Caracas 25/6/26 pm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 Bernal Marcela 6049995) Hospital Perez Carreño 24/6/26 11.54pm TRIAJE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 Betancourt Maria 74 F Petare Hospital Domingo Luciani (El Llanito) 25/6/26 1.50am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 BISBAL CLARA 62 Hospital Domingo Luciani (El Llanito) 25/6/26 pm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 BLANCO CARMEN 55 Hospital Domingo Luciani (El Llanito) 25/6/26 pm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 Blanco Jose 6 M El Hatillo Hospital Domingo Luciani (El Llanito) 25/6/26 1.50am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 BLANCO YESSIKA 53 Hospital Domingo Luciani (El Llanito) 25/6/26 pm PISO 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 BOMPARD RODNI Hospital Domingo Luciani (El Llanito) 25/6/26 pm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 BOSPARTE RONNY 33 Hospital Domingo Luciani (El Llanito) 25/6/26 pm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 Boweyo Jose 26327360) M La Guaira Hospital Vargas de Caracas 25/6/26 pm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5461578369" w:lineRule="auto"/>
        <w:ind w:left="1240.6829833984375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 BRACAMONTE GENESIS 31428533) Hospital Perez Carreño 25/6/26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46 Brizuela Gabriel 32781459) Hospital Perez Carreño 24/6/26 11.54pm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47 Bueno Merido 17158021) Hospital Perez Carreño 24/6/26 11.54pm TRIAJE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48 CABARCA YENDERLIN 13 Hospital Domingo Luciani (El Llanito) 25/6/26 pm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49 CABRERA KARINA 30 Hospital Domingo Luciani (El Llanito) 25/6/26 pm TRAUMA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50 CABRERA KARINA Hospital Domingo Luciani (El Llanito) 25/6/26 pm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51 CACERES ELOISE 11061197) 55 M Hospital Universitario de Caracas 25/6/26 pm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52 CACERES NATHALIA 36192938) 13 F Hospital Universitario de Caracas 25/6/26 pm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53 CACERES PATRICIA 32790475) 18 F Hospital Universitario de Caracas 25/6/26 pm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54 CALDERA LEWIS 10 Hospital Domingo Luciani (El Llanito) 25/6/26 pm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55 CARDENAS ALEXANDRA 28143770) Hospital Perez Carreño 24/6/26 11.54pm TRAUMASHOCK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56 CARDOZO CARLA 25 Hospital Domingo Luciani (El Llanito) 25/6/26 pm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57 CARRILLO YASMIN 5424760) 67 F Hospital Universitario de Caracas 25/6/26 pm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3171691895" w:lineRule="auto"/>
        <w:ind w:left="1237.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58 Carrizo Viviana 33232603) Hospital Perez Carreño 24/6/26 11.54pm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242.613525390625" w:right="402.333984375" w:hanging="173.740539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242.613525390625" w:right="402.333984375" w:hanging="173.74053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59 CASTAÑEDA MARIA 73 Hospital Domingo Luciani (El Llanito) 25/6/26 pm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242.613525390625" w:right="402.333984375" w:hanging="173.74053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60 CASTAÑO CARLOS Hospital Domingo Luciani (El Llanito) 25/6/26 pm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54751586914" w:lineRule="auto"/>
        <w:ind w:left="1242.613525390625" w:right="402.333984375" w:hanging="173.74053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61 CASTAÑO DANNA 12 F La Guaira Hospital Domingo Luciani (El Llanito) 25/6/26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240" w:lineRule="auto"/>
        <w:ind w:left="1242.613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62 CASTAÑO DANNA 12 F La Guaira Hospital Domingo Luciani (El Llanito) 25/6/26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354751586914" w:lineRule="auto"/>
        <w:ind w:left="1242.613525390625" w:right="4012.2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63 CASTELLANO JOSE 21364204) 35 M Hospital Universitario de Caracas 25/6/26 pm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354751586914" w:lineRule="auto"/>
        <w:ind w:left="1242.613525390625" w:right="4012.2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64 CASTILLO AYARI 26327913) Hospital Perez Carreño 25/6/26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240" w:lineRule="auto"/>
        <w:ind w:left="1242.613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65 CASTILLO VICTORIA 10 F La Guaira Hospital Domingo Luciani (El Llanito) 25/6/26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242.613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66 CASTILLO VICTORIA 10 F La Guaira Hospital Domingo Luciani (El Llanito) 25/6/26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71781921387" w:lineRule="auto"/>
        <w:ind w:left="1242.613525390625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67 CASTRO JUAN 26 Hospital Domingo Luciani (El Llanito) 25/6/26 pm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71781921387" w:lineRule="auto"/>
        <w:ind w:left="1242.613525390625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68 CHACON CARLOS 13 Hospital Domingo Luciani (El Llanito) 25/6/26 pm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71781921387" w:lineRule="auto"/>
        <w:ind w:left="1242.613525390625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69 Chacon Elizabeth 27374286) Hospital Perez Carreño 24/6/26 11.54pm TRIAJE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71781921387" w:lineRule="auto"/>
        <w:ind w:left="1242.613525390625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70 Chavez Meri 81462470) Hospital Perez Carreño 24/6/26 11.54pm TRIAJE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71781921387" w:lineRule="auto"/>
        <w:ind w:left="1242.613525390625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71 CHIRINOS ALEXANDRA 31995517) 21 Hopital Ricardo Baquero Gonzalez 25/6/26 Cirugía General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71781921387" w:lineRule="auto"/>
        <w:ind w:left="1242.613525390625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72 CISNERO ROJA 57 Hospital Domingo Luciani (El Llanito) 25/6/26 pm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71781921387" w:lineRule="auto"/>
        <w:ind w:left="1242.613525390625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73 COA DEIVIS 18780841) 36 M Hospital Universitario de Caracas 25/6/26 pm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71781921387" w:lineRule="auto"/>
        <w:ind w:left="1242.613525390625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74 Colmenares Darwin 25867267) M La Guaira Hospital Vargas de Caracas 25/6/26 pm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71781921387" w:lineRule="auto"/>
        <w:ind w:left="1242.613525390625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75 CORDERO YADIRA 12763837) Hospital Perez Carreño 25/6/26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76 CORDOBA EDUANYELIS 6 Hopital Ricardo Baquero Gonzalez 25/6/26 Cirugía General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77 Cordova Arnaldo 19 M Guarenas Hospital Domingo Luciani (El Llanito) 25/6/26 1.50am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78 Coronel Yonel M La Guaira Hospital Vargas de Caracas 25/6/26 pm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79 CORTEZ NOELI 22538576) 30 F Hospital Universitario de Caracas 25/6/26 pm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80 CORTEZ YORIMAR 6340991) 58 Hopital Ricardo Baquero Gonzalez 25/6/26 Cirugía General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81 CUYAN FRAN 10235290) 60 M Hospital Universitario de Caracas 25/6/26 pm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82 De Abreu Geraldine 18709145) F La Guaira Hospital Vargas de Caracas 25/6/26 pm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83 De Anzola Manuela 296723) Hospital Perez Carreño 24/6/26 11.54pm TRIAJE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84 DEAGRELA JOSE 13373135) 48 Hopital Ricardo Baquero Gonzalez 25/6/26 Cirugía General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85 Delgado Edimar 23 F San Martin Hospital Domingo Luciani (El Llanito) 25/6/26 1.50am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40310668945" w:lineRule="auto"/>
        <w:ind w:left="1243.2569885253906" w:right="185.5419921875" w:firstLine="1.287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86 DIAZ ANA 10576803) Hospital Perez Carreño 25/6/26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240" w:lineRule="auto"/>
        <w:ind w:left="1243.25698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87 Divito Rosa 64 F Chacao Hospital Domingo Luciani (El Llanito) 25/6/26 1.50am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91944885254" w:lineRule="auto"/>
        <w:ind w:left="1243.2569885253906" w:right="185.5419921875" w:hanging="174.38400268554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91944885254" w:lineRule="auto"/>
        <w:ind w:left="1243.2569885253906" w:right="185.5419921875" w:hanging="174.384002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88 Drana Eduar Hospital Perez Carreño 24/6/26 11.54pm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91944885254" w:lineRule="auto"/>
        <w:ind w:left="1243.2569885253906" w:right="185.5419921875" w:hanging="174.384002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89 ESCALONA IVIS 55 Hospital Domingo Luciani (El Llanito) 25/6/26 pm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91944885254" w:lineRule="auto"/>
        <w:ind w:left="1243.2569885253906" w:right="185.5419921875" w:hanging="174.384002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90 ESCALONA JOAQUIN 6482918) 65 M Hospital Universitario de Caracas 25/6/26 pm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91944885254" w:lineRule="auto"/>
        <w:ind w:left="1243.2569885253906" w:right="185.5419921875" w:hanging="174.384002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91 ESTEVEZ JOHNSON 29571733) 24 Hopital Ricardo Baquero Gonzalez 25/6/26 Cirugía General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91944885254" w:lineRule="auto"/>
        <w:ind w:left="1243.2569885253906" w:right="185.5419921875" w:hanging="174.384002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92 Fernandez Ana 25699054) Hospital Perez Carreño 24/6/26 11.54pm TRIAJE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91944885254" w:lineRule="auto"/>
        <w:ind w:left="1243.2569885253906" w:right="185.5419921875" w:hanging="174.384002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93 FERNANDEZ ANGEL 16310014) Hospital Perez Carreño 25/6/26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354751586914" w:lineRule="auto"/>
        <w:ind w:left="1243.4715270996094" w:right="3595.00854492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94 Fernandez Efrain 31 M Catia Hospital Domingo Luciani (El Llanito) 25/6/26 1.50am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354751586914" w:lineRule="auto"/>
        <w:ind w:left="1243.4715270996094" w:right="3595.00854492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95 Fernandez Neisy 37 F Guarenas Hospital Domingo Luciani (El Llanito) 25/6/26 1.50am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354751586914" w:lineRule="auto"/>
        <w:ind w:left="1243.4715270996094" w:right="3595.00854492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96 FERNANDEZ RODRIGO Hospital Perez Carreño 25/6/26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243.4715270996094" w:right="1361.574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97 FRONTADO MIEL 7 Hospital Domingo Luciani (El Llanito) 25/6/26 pm Qx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243.4715270996094" w:right="1361.574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98 Fuentes Alberto 52 M Petare Hospital Domingo Luciani (El Llanito) 25/6/26 1.50am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243.4715270996094" w:right="1361.574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99 FUENTES GALVIS ALBERTO Hospital Domingo Luciani (El Llanito) 25/6/26 pm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100 GARAVITO ESPITIA YOHANY Hospital Domingo Luciani (El Llanito) 25/6/26 pm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101 Garcia Albani F La Guaira Hospital Vargas de Caracas 25/6/26 pm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102 Garcia Diaz Yenni Fernanda 34 F Petare Hospital Domingo Luciani (El Llanito) 25/6/26 1.50am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103 Garcia Diego 33423811) Hospital Perez Carreño 24/6/26 11.54pm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104 GARCIA HEILIMAR 32543420) Hospital Perez Carreño 25/6/26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4012.2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105 Garcia Jolisbe F La Guaira Hospital Vargas de Caracas 25/6/26 pm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4012.2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106 GARCIA JUVER 27377514) Hospital Perez Carreño 25/6/26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107 Garcia Keilimar 32543420) Hospital Perez Carreño 24/6/26 11.54pm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108 GEORRIN VALELLA 30114918) 22 Hopital Ricardo Baquero Gonzalez 25/6/26 Cirugía General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109 Gil Cristofer 32919700) M La Guaira Hospital Vargas de Caracas 25/6/26 pm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110 GODOY ERIC 18749225) Hospital Perez Carreño 25/6/26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240" w:lineRule="auto"/>
        <w:ind w:left="1170.41404724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111 Gomez Manuel 18814839) Hospital Perez Carreño 25/6/26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5461578369" w:lineRule="auto"/>
        <w:ind w:left="1154.494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112 GONCALVEZ GABRIEL 82230906) Hospital Perez Carreño 25/6/26 TRAUMASHOCK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5461578369" w:lineRule="auto"/>
        <w:ind w:left="1154.494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113 Gonzalez Albimar 59 F Altamira Hospital Domingo Luciani (El Llanito) 25/6/26 1.50am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5461578369" w:lineRule="auto"/>
        <w:ind w:left="1154.494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114 GONZALEZ ALEXANDER Hospital Domingo Luciani (El Llanito) 25/6/26 pm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5461578369" w:lineRule="auto"/>
        <w:ind w:left="1154.494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115 GONZALEZ ALEXANDRA 42 Hospital Domingo Luciani (El Llanito) 25/6/26 pm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5461578369" w:lineRule="auto"/>
        <w:ind w:left="1154.494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116 Gonzalez Daiberly 30527436) F La Guaira Hospital Vargas de Caracas 25/6/26 pm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117 Gonzalez Elizabeth 17709218) Hospital Perez Carreño 24/6/26 11.54pm </w:t>
      </w:r>
      <w:ins w:author="Carolina Gonzalez" w:id="13" w:date="2026-06-26T15:56:05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1.44999885559082"/>
            <w:szCs w:val="21.44999885559082"/>
            <w:u w:val="none"/>
            <w:shd w:fill="auto" w:val="clear"/>
            <w:vertAlign w:val="baseline"/>
            <w:rtl w:val="0"/>
          </w:rPr>
          <w:t xml:space="preserve">isabe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118 GONZALEZ ISABEL 29701695) Hospital Perez Carreño 25/6/26 TRAUMASHOCK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119 Gonzalez Mileibis 26468240) Hospital Perez Carreño 24/6/26 11.54pm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120 GONZALEZ OLGA 63 Hospital Domingo Luciani (El Llanito) 25/6/26 pm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121 GONZALEZ RAFAEL 39 Hospital Domingo Luciani (El Llanito) 25/6/26 pm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122 GONZALEZ STEPHANY 22 Hospital Domingo Luciani (El Llanito) 25/6/26 pm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123 GONZALEZ VALERI 10 Hospital Domingo Luciani (El Llanito) 25/6/26 pm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124 Gonzalez Valeria 31383685) F La Guaira Hospital Vargas de Caracas 25/6/26 pm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125 GONZALEZ YANESKA Hopital Ricardo Baquero Gonzalez 25/6/26 Cirugía General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126 GONZALEZ YURMIS 13828545) 47 Hopital Ricardo Baquero Gonzalez 25/6/26 Cirugía General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127 GOSLING RAYMOND 29900166) 49 M Hospital Universitario de Caracas 25/6/26 pm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128 GOYO RAFAEL 32 Hospital Domingo Luciani (El Llanito) 25/6/26 pm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4044647217" w:lineRule="auto"/>
        <w:ind w:left="1138.5742950439453" w:right="0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129 GRANADO CRIABEL 23926261) Hospital Perez Carreño 25/6/26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15734100342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130 GUALINA PADRON EFREN Hospital Domingo Luciani (El Llanito) 25/6/26 pm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15734100342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131 GUAPINI EFREN P2 30 Hospital Domingo Luciani (El Llanito) 25/6/26 pm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15734100342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132 Guerra Emira 26019884) Hospital Perez Carreño 24/6/26 11.54pm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15734100342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133 Guerra Evelin 17710344) F La Guaira Hospital Vargas de Caracas 25/6/26 pm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15734100342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134 GUERRERO DEIVERSON 20 Hospital Domingo Luciani (El Llanito) 25/6/26 pm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15734100342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135 Guessu Estefani 31428812) F La Guaira Hospital Vargas de Caracas 25/6/26 pm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15734100342" w:lineRule="auto"/>
        <w:ind w:left="1138.5742950439453" w:right="349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136 GUILLEN MARIA 6059288) Hospital Perez Carreño 25/6/26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223632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137 Gutierrez Jose 28747519) Hospital Perez Carreño 24/6/26 11.54pm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223632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138 GUZMAN ANGELICA 13717596) F Hospital Universitario de Caracas 25/6/26 pm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223632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139 HANMA ANTONIO 5072832) 66 M Hospital Universitario de Caracas 25/6/26 pm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223632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140 Hernandez Cruz 4636722) Hospital Perez Carreño 24/6/26 11.54pm TRAUMASHOCK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223632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141 HERRERO MERLANO GLADIUSKA Hospital Domingo Luciani (El Llanito) 25/6/26 pm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223632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142 HIDALGO ELIANNI 32976229) Hospital Perez Carreño 25/6/26 TRAUMASHOCK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223632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143 IBARRA ANA 74 Hospital Domingo Luciani (El Llanito) 25/6/26 pm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223632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144 IBARRA WUIKMER/WILMER 15332705) 45 M Hospital Universitario de Caracas 25/6/26 pm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223632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145 IDALGO ELIANNI 32976229) Hospital Perez Carreño 25/6/26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128730773926" w:lineRule="auto"/>
        <w:ind w:left="1138.5742950439453" w:right="402.333984375" w:hanging="69.701309204101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128730773926" w:lineRule="auto"/>
        <w:ind w:left="1138.5742950439453" w:right="402.333984375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146 IGLESIAS IBSEN 32359883) Hospital Perez Carreño 25/6/26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10546875" w:line="419.41354751586914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147 Iscala Yenny 42 F Baruta Hospital Domingo Luciani (El Llanito) 25/6/26 1.50am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10546875" w:line="419.41354751586914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148 Izquierdo Jean 83 M Los Palos Grandes Hospital Domingo Luciani (El Llanito) 25/6/26 1.50am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10546875" w:line="419.41354751586914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149 JAIMEZ RUBEN DARIO 6433372) 74 Hopital Ricardo Baquero Gonzalez 25/6/26 Cirugía General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10546875" w:line="419.41354751586914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150 JIMENEZ AXIEL 4 Hospital Domingo Luciani (El Llanito) 25/6/26 pm Qx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10546875" w:line="419.41354751586914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151 LA VERDE VICTOR 30334452) 18 M Hospital Universitario de Caracas 25/6/26 pm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10546875" w:line="419.41354751586914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152 LANDER SEBASTIAN M La Guaira Hospital Domingo Luciani (El Llanito) 25/6/26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240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153 LANDER SEBASTIAN M La Guaira Hospital Domingo Luciani (El Llanito) 25/6/26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154 LEMUS DILCIA 13531664) 54 Hopital Ricardo Baquero Gonzalez 25/6/26 Cirugía General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155 Leon Gonzalo 22916224) Hospital Perez Carreño 24/6/26 11.54pm TRIAJE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156 Liscano Pedro 40 M Chacaito Hospital Domingo Luciani (El Llanito) 25/6/26 1.50am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157 Lopez Dukar 12115323) Hospital Perez Carreño 24/6/26 11.54pm TRIAJE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158 LOPEZ EDIS 6045544) 70 F Hospital Universitario de Caracas 25/6/26 pm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159 LOPEZ FRANCISCA 33230043) 16 F Hospital Universitario de Caracas 25/6/26 pm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160 LOPEZ FRANLEYDI Hospital Perez Carreño 25/6/26 TRAUMASHOCK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161 LOPEZ HADDY 12 Hospital Domingo Luciani (El Llanito) 25/6/26 pm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162 LOPEZ INGRID 10528878) 58 Hopital Ricardo Baquero Gonzalez 25/6/26 Cirugía General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43171691895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163 LOPEZ NAILIN 15541666) Hospital Perez Carreño 25/6/26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4012.2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164 Lopez Nazare F La Guaira Hospital Vargas de Caracas 25/6/26 pm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38.5742950439453" w:right="4012.21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165 LOPEZ THAIS 13641870) Hospital Perez Carreño 25/6/26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166 LOPEZ VALERIA 31341560) 20 Hopital Ricardo Baquero Gonzalez 25/6/26 Cirugía General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167 LOYO VISBAL CLARA Hospital Domingo Luciani (El Llanito) 25/6/26 pm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168 LU DINGPI 8358411) 49 M Hospital Universitario de Caracas 25/6/26 pm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169 MACHADO ANABELA 9 Hospital Domingo Luciani (El Llanito) 25/6/26 pm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170 Marabito Espitia Joseani 32 F Petare Hospital Domingo Luciani (El Llanito) 25/6/26 1.50am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171 Marcano Katiuska 56 F La Guaira Hospital Domingo Luciani (El Llanito) 25/6/26 1.50am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172 Marcano Rosa 4498435) Hospital Perez Carreño 24/6/26 11.54pm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173 Marcano Yenni 18384289) Hospital Perez Carreño 24/6/26 11.54pm TRIAJE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174 Marquez César 16312925) M La Guaira Hospital Vargas de Caracas 25/6/26 pm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38.5742950439453" w:right="402.333984375" w:hanging="69.701309204101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38.5742950439453" w:right="402.333984375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175 Marrero Crismaly 15164293) F La Guaira Hospital Vargas de Caracas 25/6/26 pm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38.5742950439453" w:right="402.333984375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176 MARRERO YORGELIS 31331652) 20 F Hospital Universitario de Caracas 25/6/26 pm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38.5742950439453" w:right="402.333984375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177 MARTINEZ JESUS 7 Hospital Domingo Luciani (El Llanito) 25/6/26 pm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38.5742950439453" w:right="402.333984375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178 MARTINEZ JOHAN 10 Hospital Domingo Luciani (El Llanito) 25/6/26 pm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38.5742950439453" w:right="402.333984375" w:hanging="69.70130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179 MARTINEZ WUILLIAMS 19367804) Hospital Perez Carreño 25/6/26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34044647217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180 MARTINEZ ZORAIDA 6692167) Hospital Perez Carreño 25/6/26 TRAUMASHOCK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34044647217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181 MAYORA GUSTAVO 11643841) 52 Hopital Ricardo Baquero Gonzalez 25/6/26 Cirugía General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34044647217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182 Mayore Elita 13069223) El Junquito Hospital Vargas de Caracas 25/6/26 pm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34044647217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183 Medina Francis 285659) Hospital Perez Carreño 24/6/26 11.54pm TRAUMASHOCK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34044647217" w:lineRule="auto"/>
        <w:ind w:left="1138.57429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MEDINA NATHACHA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29565365) Hospital Perez Carreño 25/6/26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185 Mendez Yesiree 24 F Guarenas Hospital Domingo Luciani (El Llanito) 25/6/26 1.50am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186 MENDOZA ANA 5343446) 72 F Hospital Universitario de Caracas 25/6/26 pm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187 MENDOZA MARIO 6274191) M Hospital Universitario de Caracas 25/6/26 pm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188 MENDOZA REINA 6887465) 62 Hopital Ricardo Baquero Gonzalez 25/6/26 Cirugía General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189 Mijares Celiana 19734177) Hospital Perez Carreño 24/6/26 11.54pm TRIAJE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190 MILANO GLADIUSKA 25 Hospital Domingo Luciani (El Llanito) 25/6/26 pm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191 MILLAN SOILET 18142695) 39 Hopital Ricardo Baquero Gonzalez 25/6/26 Cirugía General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192 Miranda Victoria 34054588) Hospital Perez Carreño 24/6/26 11.54pm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38.5742950439453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193 MOLINA NAYIBI 29768360) Hospital Perez Carreño 25/6/26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194 MONTILLA NANCY 10813576) 57 F Hospital Universitario de Caracas 25/6/26 pm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195 Montolla Maria 25025734) Hospital Perez Carreño 24/6/26 11.54pm TRIAJE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196 MORA KIMBERLY 24331288) 34 Hopital Ricardo Baquero Gonzalez 25/6/26 Cirugía General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197 Morales Lesvia 5965096) Hospital Perez Carreño 24/6/26 11.54pm TRIAJE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198 MORALES MARIA 32807709) 18 F Hospital Universitario de Caracas 25/6/26 pm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199 Morillo Anabela 34588981) Hospital Perez Carreño 24/6/26 11.54pm TRIAJE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200 MOYANO JAIME 26346743) 28 M Hospital Universitario de Caracas 25/6/26 pm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201 MUÑON MARIANGEL 59 Hospital Domingo Luciani (El Llanito) 25/6/26 pm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202 MUÑOZ GEMA 27797121) 24 M Hospital Universitario de Caracas 25/6/26 pm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185.5419921875" w:firstLine="1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203 MUÑOZ JOSEFINA 72 Hospital Domingo Luciani (El Llanito) 25/6/26 pm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83226013184" w:lineRule="auto"/>
        <w:ind w:left="1121.4142608642578" w:right="0" w:hanging="52.54127502441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83226013184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204 NAVAS YODALIS 30072743) Hospital Perez Carreño 25/6/26 TRAUMASHOCK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83226013184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205 NOGUERA FABIAN 30334636) 22 M Hospital Universitario de Caracas 25/6/26 pm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83226013184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206 NOVIS CANDELARIO 9416493) Hospital Perez Carreño 25/6/26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4330749512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207 OBREGON DIEGO 14 Hospital Domingo Luciani (El Llanito) 25/6/26 pm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4330749512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208 OJEDA CARLOS 12066889) 51 M Hospital Universitario de Caracas 25/6/26 pm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4330749512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209 OJEDA YONTACO 13470155) 62 F Hospital Universitario de Caracas 25/6/26 pm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4330749512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210 OMACIENTO SEBASTIAN 16 Hospital Domingo Luciani (El Llanito) 25/6/26 pm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4330749512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211 ORDAZ LUISANA 58 Hospital Domingo Luciani (El Llanito) 25/6/26 pm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4330749512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212 OROPEZA CATIA 11639511) 52 F Hospital Universitario de Caracas 25/6/26 pm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4330749512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213 OROPEZA LOURDES 14312852) Hospital Perez Carreño 25/6/26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214 OROPEZA SOCORRO 11639518) 53 F Hospital Universitario de Caracas 25/6/26 pm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215 OROZCO YUSBELIS 24140952) 35 F Hospital Universitario de Caracas 25/6/26 pm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216 ORTIZ ALVARO 4163469) Hospital Perez Carreño 25/6/26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21.4142608642578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217 Ortuño Yonny 5199652) Hospital Perez Carreño 24/6/26 11.54pm TRIAJE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21.4142608642578" w:right="928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218 PACHECO CESAR 26327366) Hospital Perez Carreño 25/6/26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240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219 PADILLA RODOSKI 4 La Guaira Hospital Domingo Luciani (El Llanito) 25/6/26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220 PADILLA RODOSKI 4 La Guaira Hospital Domingo Luciani (El Llanito) 25/6/26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34588623047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221 PADRON JESUS CIRILO Hospital Domingo Luciani (El Llanito) 25/6/26 pm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34588623047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222 PALACIO JHON 25304211) 31 M Hospital Universitario de Caracas 25/6/26 pm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34588623047" w:lineRule="auto"/>
        <w:ind w:left="1121.4142608642578" w:right="4012.21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223 PALMA MILAGRO Hospital Perez Carreño 25/6/26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224 PANTOJA RAINER 36085467) 17 F Hospital Universitario de Caracas 25/6/26 pm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225 PANTOJA TONI 13409559) 47 M Hospital Universitario de Caracas 25/6/26 pm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226 PAREDES YUDI 38834721) Hospital Perez Carreño 24/6/26 11.54pm TRAUMASHOCK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227 PAREDEZ CRUZCENAIDA 6405488) Hospital Perez Carreño 24/6/26 11.54pm TRAUMASHOCK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228 Parra Estefania 15 F Baruta Hospital Domingo Luciani (El Llanito) 25/6/26 1.50am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229 PARRA GABRIELA 15 Hospital Domingo Luciani (El Llanito) 25/6/26 pm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230 PARRA MISEL GABRIELA Hospital Domingo Luciani (El Llanito) 25/6/26 pm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231 PEDRO JESUS 68 Hospital Domingo Luciani (El Llanito) 25/6/26 pm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232 Perdomo Valeria F La Guaira Hospital Vargas de Caracas 25/6/26 pm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PEREIRA VILLAMIZAR MARIA ISABEL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8 F Hopital Ricardo Baquero Gonzalez 25/6/26 Cirugía General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234 PEREZ ARIANI 24175821) 20 F Hospital Universitario de Caracas 25/6/26 pm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235 PEREZ DAVID 6842773) 61 Hopital Ricardo Baquero Gonzalez 25/6/26 Cirugía General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236 Perez Enrique M La Guaira Hospital Vargas de Caracas 25/6/26 pm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237 PEREZ FRANCISCA 63 Hospital Domingo Luciani (El Llanito) 25/6/26 pm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238 Perez Francisco 63 M Petare Hospital Domingo Luciani (El Llanito) 25/6/26 1.50am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239 Perez Katiuska 18817136) M La Guaira Hospital Vargas de Caracas 25/6/26 pm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240 Perez Misarra 15550954) La Guaira Hospital Vargas de Caracas 25/6/26 pm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241 Peroza Hilary 29536127) F La Guaira Hospital Vargas de Caracas 25/6/26 pm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185.54199218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242 PEROZA SAMUEL 33020891) Hospital Perez Carreño 25/6/26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243 PESTANO MARGARET 19915985) 45 Hopital Ricardo Baquero Gonzalez 25/6/26 Cirugía General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244 PIÑERO SEBASTIAN 16 Hospital Domingo Luciani (El Llanito) 25/6/26 pm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245 PLANAS JOSE 12163470) 52 Hopital Ricardo Baquero Gonzalez 25/6/26 Cirugía General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246 PORTILLO OMAR 40 Hospital Domingo Luciani (El Llanito) 25/6/26 pm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247 QUINTERO BARBARA 13422890) Hospital Perez Carreño 25/6/26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240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248 QUINTERO CRISDEILIS 32865296) Hospital Perez Carreño 25/6/26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249 RAMIREZ ESCALANTE MARIANGEL Hospital Domingo Luciani (El Llanito) 25/6/26 pm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250 RAMIREZ JOSE 37 Hospital Domingo Luciani (El Llanito) 25/6/26 pm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251 Ramirez Oriana 27006264) Hospital Perez Carreño 24/6/26 11.54pm TRAUMASHOCK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252 RAMIREZ YILMAR 22316562) 32 F Hospital Universitario de Caracas 25/6/26 pm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253 /SILVA MARYELIS 32111741) F Hospital Universitario de Caracas 25/6/26 pm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254 Rengifo Deili 46 F Petare Hospital Domingo Luciani (El Llanito) 25/6/26 1.50am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255 RENGIFO GUILLERMINA 46 Hospital Domingo Luciani (El Llanito) 25/6/26 pm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256 Rey Jennal 29 M Chacao Hospital Domingo Luciani (El Llanito) 25/6/26 1.50am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257 REY JENNICEL 29 Hospital Domingo Luciani (El Llanito) 25/6/26 pm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258 RIBAS FABIANA 23 Hospital Domingo Luciani (El Llanito) 25/6/26 pm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259 RIVAS FRANKENIL 53 Hospital Domingo Luciani (El Llanito) 25/6/26 pm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260 RIVAS LOPEZ FRANCIS Hospital Domingo Luciani (El Llanito) 25/6/26 pm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261 Rivero Daniel 60 M Macaracuay Hospital Domingo Luciani (El Llanito) 25/6/26 1.50am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262 Rivero Karleidi 36091784) Hospital Perez Carreño 24/6/26 11.54pm TRIAJE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263 RODOSKI PADILLA 52 Hospital Domingo Luciani (El Llanito) 25/6/26 pm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264 Rodriguez Eduardo 65 M Petare Hospital Domingo Luciani (El Llanito) 25/6/26 1.50am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265 RODRIGUEZ EDUARDO 65 Hospital Domingo Luciani (El Llanito) 25/6/26 pm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266 Rodriguez Kiara Antonia F La Guaira Hospital Vargas de Caracas 25/6/26 pm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267 RODRIGUEZ MAIKEL 16208203) 42 M Hospital Universitario de Caracas 25/6/26 pm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268 ROJAS RAFAEL 50 Hospital Domingo Luciani (El Llanito) 25/6/26 pm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269 ROMERO JOSE 60 Hospital Domingo Luciani (El Llanito) 25/6/26 pm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270 Rondon Angel 12 M Baruta Hospital Domingo Luciani (El Llanito) 25/6/26 1.50am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2614135742" w:lineRule="auto"/>
        <w:ind w:left="1121.4142608642578" w:right="402.333984375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271 RONDON DAYANA 18 Hospital Perez Carreño 25/6/26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272 Rondon Fran 19659867) Hospital Perez Carreño 24/6/26 11.54pm TRAUMASHOCK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273 ROSIER LIZ 26068002) 28 F Hospital Universitario de Caracas 25/6/26 pm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274 RUEDA JOSE 15430608) 45 M Hospital Universitario de Caracas 25/6/26 pm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275 SALAZAR ARTURO 13 M La Guaira Hospital Domingo Luciani (El Llanito) 25/6/26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240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276 SALAZAR ARTURO 13 M La Guaira Hospital Domingo Luciani (El Llanito) 25/6/26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277 SALAZAR JUAN 27044236) Hospital Perez Carreño 25/6/26 TRAUMASHOCK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278 SANCHEZ JOSE 32320521) 19 M Hospital Universitario de Caracas 25/6/26 pm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279 Sandoval Adriana 34518879) Hospital Perez Carreño 24/6/26 11.54pm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280 SANDOVAL DORIS 4029093) 80 F Hospital Universitario de Caracas 25/6/26 pm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281 SEMERIA IRLLIS 49 Hopital Ricardo Baquero Gonzalez 25/6/26 Cirugía General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282 SEQUERA BLANCO SOFIA Hospital Domingo Luciani (El Llanito) 25/6/26 pm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283 SEQUERA SOFIA 15 Hospital Domingo Luciani (El Llanito) 25/6/26 pm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284 SERRANO GONZALEZ NANCY Hospital Domingo Luciani (El Llanito) 25/6/26 pm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285 SERRANO NANCY 67 Hospital Domingo Luciani (El Llanito) 25/6/26 pm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286 SILVA IBRAHIM 20562844) 35 M Hospital Universitario de Caracas 25/6/26 pm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287 SILVA INDIANA 14929760) F Hospital Universitario de Caracas 25/6/26 pm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288 SIVIRA LEONEIDY 25175345) 30 Hopital Ricardo Baquero Gonzalez 25/6/26 Cirugía General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289 SOLORZANO AMAR ÑO 31445070) 18 F Hospital Universitario de Caracas 25/6/26 pm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419.41243171691895" w:lineRule="auto"/>
        <w:ind w:left="1121.41426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290 SOMOZA RIAND 15267293) 19 Hospital Universitario de Caracas 25/6/26 pm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291 SOSA EMILIA 3409148) 78 F Hospital Universitario de Caracas 25/6/26 pm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292 SOZA ALEJANDRA 6904629) Hospital Perez Carreño 24/6/26 11.54pm TRIAJE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293 SPINOLA KELLY 17482090) 38 Hopital Ricardo Baquero Gonzalez 25/6/26 Cirugía General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294 STABILITO AMILCAR 23241059) Hospital Perez Carreño 25/6/26 TRAUMASHOCK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295 SUAREZ GRANADO RENE Hospital Domingo Luciani (El Llanito) 25/6/26 pm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296 SUAREZ RENE 62 Hospital Domingo Luciani (El Llanito) 25/6/26 pm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297 Sucre Petra 2945823) Hospital Perez Carreño 24/6/26 11.54pm TRAUMASHOCK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298 TERAN AUDIA 11055173) 54 Hopital Ricardo Baquero Gonzalez 25/6/26 Cirugía General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299 Teran Audia 11055173) F La Guaira Hospital Vargas de Caracas 25/6/26 pm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300 TERAN TENIA 11409997) 55 Hopital Ricardo Baquero Gonzalez 25/6/26 Cirugía General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301 Torrealba Nuvia 68 F Chacao Hospital Domingo Luciani (El Llanito) 25/6/26 1.50am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311836242676" w:lineRule="auto"/>
        <w:ind w:left="1121.4142608642578" w:right="0" w:hanging="52.54127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302 TORREALBA RODRIGUEZ SEBASTIAN CIUDAD CARIBIA JM DE LOS RIOS (HOSP DE NIÑOS) 25/6/26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303 Torres Isabel 4718019) Hospital Perez Carreño 24/6/26 11.54pm TRIAJE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304 TORRES MILAGROS 46 Hospital Domingo Luciani (El Llanito) 25/6/26 pm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305 TORTOSO OSCAR 20558047) 37 Hopital Ricardo Baquero Gonzalez 25/6/26 Cirugía General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306 TOVAR LUISANA 17443980) 17 F Hospital Universitario de Caracas 25/6/26 pm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307 TOVAR YEISON 17 Hopital Ricardo Baquero Gonzalez 25/6/26 Cirugía General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308 TRIGOSO CARLO 8418724) 59 M Hospital Universitario de Caracas 25/6/26 pm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309 Trujillo Elian 19 M La Guaira Hospital Domingo Luciani (El Llanito) 25/6/26 1.50am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310 URBINA MOISES 22513789) 30 M Hospital Universitario de Caracas 25/6/26 pm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311 Uribe Veronica 22026527) F La Guaira Hospital Vargas de Caracas 25/6/26 pm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419.41234588623047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312 VALERO FLEICI 13374764) Hospital Perez Carreño 25/6/26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24.2028045654297" w:right="3595.00854492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313 Varya Carmen 22550086) F La Guaira Hospital Vargas de Caracas 25/6/26 pm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24.2028045654297" w:right="3595.00854492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314 VASCOCETO ANDREINA 43 Hospital Domingo Luciani (El Llanito) 25/6/26 pm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24.2028045654297" w:right="3595.00854492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315 VASCONCELO ANDREINA Hospital Domingo Luciani (El Llanito) 25/6/26 pm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61328125" w:line="419.41234588623047" w:lineRule="auto"/>
        <w:ind w:left="1124.2028045654297" w:right="3595.00854492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316 Vasquez Luis 77 M sin familiar Hospital Domingo Luciani (El Llanito) 25/6/26 1.50am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765869140625" w:line="419.4126319885254" w:lineRule="auto"/>
        <w:ind w:left="1124.2028045654297" w:right="3595.00854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317 Vega Samuel 11 M Petare Hospital Domingo Luciani (El Llanito) 25/6/26 1.50am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765869140625" w:line="419.4126319885254" w:lineRule="auto"/>
        <w:ind w:left="1124.2028045654297" w:right="3595.00854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318 Velazquez Carmen 16705956) F La Guaira Hospital Vargas de Caracas 25/6/26 pm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765869140625" w:line="419.4126319885254" w:lineRule="auto"/>
        <w:ind w:left="1124.2028045654297" w:right="3595.00854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319 VIERA ROSALINDA 12717087) Hospital Perez Carreño 25/6/26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43171691895" w:lineRule="auto"/>
        <w:ind w:left="1124.2028045654297" w:right="402.333984375" w:hanging="55.329818725585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43171691895" w:lineRule="auto"/>
        <w:ind w:left="1124.2028045654297" w:right="402.333984375" w:hanging="55.3298187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320 Vilchez Brayan 23 M Petare Hospital Domingo Luciani (El Llanito) 25/6/26 1.50am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43171691895" w:lineRule="auto"/>
        <w:ind w:left="1124.2028045654297" w:right="402.333984375" w:hanging="55.3298187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321 VOUIS CANDELARIO 9416493) Hospital Perez Carreño 25/6/26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54751586914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322 Winchester Kellys 28 F Petare Hospital Domingo Luciani (El Llanito) 25/6/26 1.50am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54751586914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323 WU HUA JUAN 8229616) 47 M Hospital Universitario de Caracas 25/6/26 pm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54751586914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324 WU SUSUP 34553337) 14 F Hospital Universitario de Caracas 25/6/26 pm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54751586914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325 YANES SILVIA 3557870) 77 </w:t>
      </w:r>
      <w:ins w:author="Joniser Silva" w:id="14" w:date="2026-06-26T15:09:53Z">
        <w:r w:rsidDel="00000000" w:rsidR="00000000" w:rsidRPr="00000000">
          <w:rPr>
            <w:sz w:val="21.44999885559082"/>
            <w:szCs w:val="21.44999885559082"/>
            <w:rtl w:val="0"/>
            <w:rPrChange w:author="Joniser Silva" w:id="15" w:date="2026-06-26T15:09:53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4999885559082"/>
                <w:szCs w:val="21.44999885559082"/>
                <w:u w:val="none"/>
                <w:shd w:fill="auto" w:val="clear"/>
                <w:vertAlign w:val="baseline"/>
              </w:rPr>
            </w:rPrChange>
          </w:rPr>
          <w:t xml:space="preserve">Hospital</w:t>
        </w:r>
      </w:ins>
      <w:del w:author="Joniser Silva" w:id="14" w:date="2026-06-26T15:09:53Z">
        <w:r w:rsidDel="00000000" w:rsidR="00000000" w:rsidRPr="00000000">
          <w:rPr>
            <w:sz w:val="21.44999885559082"/>
            <w:szCs w:val="21.44999885559082"/>
            <w:rtl w:val="0"/>
            <w:rPrChange w:author="Joniser Silva" w:id="15" w:date="2026-06-26T15:09:53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4999885559082"/>
                <w:szCs w:val="21.44999885559082"/>
                <w:u w:val="none"/>
                <w:shd w:fill="auto" w:val="clear"/>
                <w:vertAlign w:val="baseline"/>
              </w:rPr>
            </w:rPrChange>
          </w:rPr>
          <w:delText xml:space="preserve">Hopital</w:delText>
        </w:r>
      </w:del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 Ricardo Baquero Gonzalez 25/6/26 Cirugía General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54751586914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326 Yegue Eiban 24058780) Hospital Perez Carreño 24/6/26 11.54pm TRIAJE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54751586914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327 ZAMBRANO DOMINI 18274233) 39 F Hospital Universitario de Caracas 25/6/26 pm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419.41354751586914" w:lineRule="auto"/>
        <w:ind w:left="1124.2028045654297" w:right="185.5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328 Cesar Pacheco 26327366)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002929687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329 Ana Dias 10576803)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330 Adriana vestidas 17856045)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331 Ana aguilera 20003134)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332 Petra Sucre 2945823)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333 wilian alvarez 16125101)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334 Alexandra Cardenas 28143770)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335 Francis Medina 285659)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336 Cruz Hernandez 4636722)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337 Fran Rondon 19659867)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338 leonardo Becerra 34800366)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339 Cenaida Paredez 6405488)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340 Oriana Ramirez 27006264)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341 Alexandra Cardenas 28143770)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342 Judid paredes 3883421)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343 yadira Cordero 12763837)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344 Dayana Rondon 18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345 Crisdellis Quintero 32865296)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49731445312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346 Eric godoy 18749225)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49731445312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347 Naylbi Molina 29768360)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49731445312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348 Maria Zamora 27044236)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128730773926" w:lineRule="auto"/>
        <w:ind w:left="1124.2028045654297" w:right="402.333984375" w:hanging="55.329818725585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128730773926" w:lineRule="auto"/>
        <w:ind w:left="1124.2028045654297" w:right="402.333984375" w:hanging="55.3298187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349 Manuel Gomez 18814839)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1054687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350 Ayari Castillo 26327913)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351 Nathacha Medina 29565365)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352 Ibsen Iglesias 32359883)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353 Fleici Valero 13574764)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354 Maria guillen 6059288)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355 Juver Garcia 27377514)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356 Crisbel Granado 23926261)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357 Wuilliams Martinez 19367804)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358 Mailin Lopez 15541666)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359 Thais Lopez 13641870)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360 Angel Fernandez 16310014)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361 Genesis Bracamorite 31428533)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del w:author="Juan Molina" w:id="16" w:date="2026-06-26T15:54:51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1.44999885559082"/>
            <w:szCs w:val="21.44999885559082"/>
            <w:u w:val="none"/>
            <w:shd w:fill="auto" w:val="clear"/>
            <w:vertAlign w:val="baseline"/>
            <w:rtl w:val="0"/>
          </w:rPr>
          <w:delText xml:space="preserve">362 Samuel peroza 33020891) 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363 Rosalinda Viera 12717087)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364 Candelario Vovis 9416493)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365 Lourdes Dropeza 14312752)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366 Milagro palma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367 Rodrigo Fernandez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368 Alvaro Ortiz 4163469)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369 Barbara Quintero 13422890)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370 Rosa Marcano 4493435)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371 Adriana Sandoval 34518879)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372 Victoria Miranda 34054588)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373 Jose Gutierrez 28747519)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374 Eduar orana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49731445312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375 Mileibis Gonzalez 26468240)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49731445312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376 Emira Guerra 26019884)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49731445312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377 Keilimar Garcia 32543420)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128730773926" w:lineRule="auto"/>
        <w:ind w:left="1124.2028045654297" w:right="402.333984375" w:hanging="55.329818725585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128730773926" w:lineRule="auto"/>
        <w:ind w:left="1124.2028045654297" w:right="402.333984375" w:hanging="55.3298187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378 Gabriel brizuela 32781459)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1054687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379 Viviana Carrizo 33232603)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380 Diego Garcia 33423811)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381 Venni Marcano 10384289)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382 Manuela D Anzola 296723)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383 Gonzalo León 22916224)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384 Celiana Mijares 19734177)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385 yonny Ortoño 5199652)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386 yunior tirado 26372024)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387 Emili Mosquera 28285779)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388 Victor dias 11517536)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389 Maria araque 28100561)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390 Maryuri sedeño 14194021)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391 Barbara Ramirez 18461886)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392 David Brito 30678485)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393 Marlene davila 19102824)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394 Maria Moreno 5613119)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395 Fredy Rodriguez 14424783)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396 Fernanda Figueira 81659048)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397 yose palma 6448839)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398 Carmen angarita 12060080)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24.20280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399 yoandri Colina 25872328)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400 yermin baptista 31948173)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401 Sandra Dias 11638321)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402 Juana de Santiago 11688834)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3447265625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403 Yoni Ortuño 5199693)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49731445312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404 Ana Olivero 4281217)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49731445312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405 Marlin Martinez 10576899)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49731445312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406 Juan Garcia 17755829)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128730773926" w:lineRule="auto"/>
        <w:ind w:left="1117.9822540283203" w:right="402.333984375" w:hanging="49.10926818847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128730773926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407 AMilcar Stabilito 23241059)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10546875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408 Yodalis Navas 30072743)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409 Gabriel Joncaluez 82230906)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17.982254028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410 Zoraida de Mattines 6092167)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240" w:lineRule="auto"/>
        <w:ind w:left="1133.902130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411 Elizabeth González 17709218)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412 Petra sitre 2945823) TraumaShock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413 Wilian Alvarez 16125101) TraumaShock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414 Alexandra Cardenas 28143770) TraumaShock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415 Francis Medina 285659) TraumaShock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416 Cruz Hernandez 4636722) TraumaShock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417 Fran Rondon 19659867) TraumaShock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418 leonardo Becerra 34800366) TraumaShock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419 Cruzcenaida Paredez 6405488) TraumaShock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420 Oriana Ramirez 27006264) TraumaShock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421 alexandra Cardena 28143770) TraumaShock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422 Yudi Paredes 388344) TraumaShock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423 Adriana Bastido 17856045) TraumaShock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424 Ana aguilera 20003134) TraumaShock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425 Juan Salazar 27044236) TraumaShock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426 Beronica Bastardo 30170626) TraumaShock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427 Isabel Gonzales 29701695) TraumaShock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428 Elianni idalgo 32976229) TraumaShock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429 Franleydi lopez TraumaShock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8955078125" w:line="419.4125747680664" w:lineRule="auto"/>
        <w:ind w:left="1117.9822540283203" w:right="344.34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430 Yenni Marcano 18384289) Triaje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30810546875" w:line="419.4125461578369" w:lineRule="auto"/>
        <w:ind w:left="1117.9822540283203" w:right="1138.923339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431 Manuela De anzola 296723) Triaje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30810546875" w:line="419.4125461578369" w:lineRule="auto"/>
        <w:ind w:left="1117.9822540283203" w:right="1138.923339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432 Gonzalo León 22916224) Triaje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30810546875" w:line="419.4125461578369" w:lineRule="auto"/>
        <w:ind w:left="1117.9822540283203" w:right="1138.923339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433 Celiana Mijares 19734177) Triaje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30810546875" w:line="419.4125461578369" w:lineRule="auto"/>
        <w:ind w:left="1117.9822540283203" w:right="1138.923339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434 Yonny ortuño 5199652) Triaje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830810546875" w:line="419.4125461578369" w:lineRule="auto"/>
        <w:ind w:left="1117.9822540283203" w:right="1138.9233398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435 Ana Fernandez 25699054) Triaje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Num Apellidos y Nombres CI Edad Sexo Procedencia Ingresados x sismo a: Fecha de actualización Hora de Actualización Servicio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436 Alejandra soja 6904629) Triaje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437 Eiban yegue 24058780) Triaje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438 Marcela bernal 6049995) Triaje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439 Valeria Azocar 28544619) Triaje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440 Anabela Morillo 34588981) Triaje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441 Lesvia Morales 5965096) Triaje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442 Merido Bueno 17158021) Triaje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443 Maria Montolla 25025734) Triaje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444 Karleidi Rivero 36091784) Triaje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445 Isabel torres 4718019) Triaje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446 Duflar Lopez 12115323) Triaje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447 Yaneli Acosta 31760907) Triaje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448 Meri Chavez 81462470) Triaje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449 Elisabeth Chacón 27374286) Triaje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450 Medina Parra Fernando José 5 El Junquito Pediatría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451 Polanco Yauripoma Lean Santiago 5 Av. Baralt Pediatría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452 Parica Parica Laryan Yaque 1 Pediatría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453 Mia Acevedo 7 M Catia La Mar Pediatría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454 Brito Antonela 11 Catia Pediatría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455 Gonzales Velasquez Fabián 7 M Catia La Mar Pediatría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456 Orozco Pelaez Diego 8-9 Pediatría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457 Vergara Blanca Aranza 11 </w:t>
      </w:r>
      <w:ins w:author="Anonymous" w:id="17" w:date="2026-06-26T15:33:02Z">
        <w:r w:rsidDel="00000000" w:rsidR="00000000" w:rsidRPr="00000000">
          <w:rPr>
            <w:sz w:val="21.44999885559082"/>
            <w:szCs w:val="21.44999885559082"/>
            <w:rtl w:val="0"/>
            <w:rPrChange w:author="Anonymous" w:id="18" w:date="2026-06-26T15:33:02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4999885559082"/>
                <w:szCs w:val="21.44999885559082"/>
                <w:u w:val="none"/>
                <w:shd w:fill="auto" w:val="clear"/>
                <w:vertAlign w:val="baseline"/>
              </w:rPr>
            </w:rPrChange>
          </w:rPr>
          <w:t xml:space="preserve">Tanaguarena</w:t>
        </w:r>
      </w:ins>
      <w:del w:author="Anonymous" w:id="17" w:date="2026-06-26T15:33:02Z">
        <w:r w:rsidDel="00000000" w:rsidR="00000000" w:rsidRPr="00000000">
          <w:rPr>
            <w:sz w:val="21.44999885559082"/>
            <w:szCs w:val="21.44999885559082"/>
            <w:rtl w:val="0"/>
            <w:rPrChange w:author="Anonymous" w:id="18" w:date="2026-06-26T15:33:02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4999885559082"/>
                <w:szCs w:val="21.44999885559082"/>
                <w:u w:val="none"/>
                <w:shd w:fill="auto" w:val="clear"/>
                <w:vertAlign w:val="baseline"/>
              </w:rPr>
            </w:rPrChange>
          </w:rPr>
          <w:delText xml:space="preserve">Taraguarena</w:delText>
        </w:r>
      </w:del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 Pediatría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458 Rodriguez Olivo Joelvinger Jesus 9 La Guaira Pediatría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459 eduanyeli Valentine Perez Olibo 1 La Guaira Pediatría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460 Emili  10 C</w:t>
      </w:r>
      <w:ins w:author="heyber ortega" w:id="19" w:date="2026-06-26T16:02:27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1.44999885559082"/>
            <w:szCs w:val="21.44999885559082"/>
            <w:u w:val="none"/>
            <w:shd w:fill="auto" w:val="clear"/>
            <w:vertAlign w:val="baseline"/>
            <w:rtl w:val="0"/>
          </w:rPr>
          <w:t xml:space="preserve">r</w:t>
        </w:r>
        <w:r w:rsidDel="00000000" w:rsidR="00000000" w:rsidRPr="00000000">
          <w:rPr>
            <w:sz w:val="21.44999885559082"/>
            <w:szCs w:val="21.44999885559082"/>
            <w:rtl w:val="0"/>
            <w:rPrChange w:author="heyber ortega" w:id="20" w:date="2026-06-26T16:02:27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4999885559082"/>
                <w:szCs w:val="21.44999885559082"/>
                <w:u w:val="none"/>
                <w:shd w:fill="auto" w:val="clear"/>
                <w:vertAlign w:val="baseline"/>
              </w:rPr>
            </w:rPrChange>
          </w:rPr>
          <w:t xml:space="preserve">iv</w:t>
        </w:r>
      </w:ins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atia La Mar Pediatría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461 Zamara Valentine del Monte 10 La Guaira Pediatría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4126892089844" w:lineRule="auto"/>
        <w:ind w:left="1117.9822540283203" w:right="402.333984375" w:hanging="49.109268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462 Yordano Flores 1 La Guaira Pediatría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58.2406997680664" w:lineRule="auto"/>
        <w:ind w:left="1129.9285125732422" w:right="20835.615234375" w:firstLine="223.728103637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</w:t>
      </w:r>
      <w:del w:author="Antonio Chirinos" w:id="21" w:date="2026-06-26T14:55:53Z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ffffff"/>
            <w:sz w:val="21.44999885559082"/>
            <w:szCs w:val="21.44999885559082"/>
            <w:u w:val="none"/>
            <w:shd w:fill="auto" w:val="clear"/>
            <w:vertAlign w:val="baseline"/>
            <w:rtl w:val="0"/>
          </w:rPr>
          <w:delText xml:space="preserve">status </w:delText>
        </w:r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1.44999885559082"/>
            <w:szCs w:val="21.44999885559082"/>
            <w:u w:val="none"/>
            <w:shd w:fill="auto" w:val="clear"/>
            <w:vertAlign w:val="baseline"/>
            <w:rtl w:val="0"/>
          </w:rPr>
          <w:delText xml:space="preserve">fallecida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65661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44999885559082"/>
          <w:szCs w:val="21.44999885559082"/>
          <w:u w:val="none"/>
          <w:shd w:fill="auto" w:val="clear"/>
          <w:vertAlign w:val="baseline"/>
          <w:rtl w:val="0"/>
        </w:rPr>
        <w:t xml:space="preserve">Estatus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24480" w:orient="landscape"/>
      <w:pgMar w:bottom="0" w:top="1156.6552734375" w:left="0" w:right="1492.28759765625" w:header="0" w:footer="720"/>
      <w:pgNumType w:start="1"/>
      <w:sectPrChange w:author="Sophia Guerra" w:id="0" w:date="2026-06-26T15:55:56Z">
        <w:sectPr w:rsidR="000000" w:rsidDel="000000" w:rsidRPr="000000" w:rsidSect="000000">
          <w:pgMar w:bottom="0" w:top="1156.6552734375" w:left="0" w:right="1492.28759765625" w:header="0" w:footer="720"/>
          <w:pgNumType w:start="1"/>
          <w:pgSz w:h="15840" w:w="24480" w:orient="landscape"/>
        </w:sectPr>
      </w:sectPrChange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ana Romero" w:id="0" w:date="2026-06-26T12:49:25Z"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ns w:author="Sophia Guerra" w:id="22" w:date="2026-06-26T15:55:56Z"/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ins w:author="Sophia Guerra" w:id="22" w:date="2026-06-26T15:55:56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Verificar que no esten siendo duplicados en el sitio web de https://hospitalesenvenezuela.com/</w:t>
        </w:r>
      </w:ins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rPr>
        <w:ins w:author="Sophia Guerra" w:id="22" w:date="2026-06-26T15:55:56Z"/>
        <w:rPrChange w:author="Sophia Guerra" w:id="0" w:date="2026-06-26T15:55:56Z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ffffff"/>
            <w:sz w:val="21.44999885559082"/>
            <w:szCs w:val="21.44999885559082"/>
            <w:u w:val="none"/>
            <w:shd w:fill="auto" w:val="clear"/>
            <w:vertAlign w:val="baseline"/>
          </w:rPr>
        </w:rPrChange>
      </w:rPr>
    </w:pPr>
    <w:ins w:author="Sophia Guerra" w:id="22" w:date="2026-06-26T15:55:56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